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header3.xml" ContentType="application/vnd.openxmlformats-officedocument.wordprocessingml.header+xml"/>
  <Override PartName="/word/footer3.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4.xml" ContentType="application/vnd.openxmlformats-officedocument.wordprocessingml.header+xml"/>
  <Override PartName="/word/footer4.xml" ContentType="application/vnd.openxmlformats-officedocument.wordprocessingml.footer+xml"/>
  <Override PartName="/word/header5.xml" ContentType="application/vnd.openxmlformats-officedocument.wordprocessingml.header+xml"/>
  <Override PartName="/word/footer5.xml" ContentType="application/vnd.openxmlformats-officedocument.wordprocessingml.footer+xml"/>
  <Override PartName="/word/header6.xml" ContentType="application/vnd.openxmlformats-officedocument.wordprocessingml.header+xml"/>
  <Override PartName="/word/footer6.xml" ContentType="application/vnd.openxmlformats-officedocument.wordprocessingml.footer+xml"/>
  <Override PartName="/word/header7.xml" ContentType="application/vnd.openxmlformats-officedocument.wordprocessingml.header+xml"/>
  <Override PartName="/word/footer7.xml" ContentType="application/vnd.openxmlformats-officedocument.wordprocessingml.footer+xml"/>
  <Override PartName="/word/header8.xml" ContentType="application/vnd.openxmlformats-officedocument.wordprocessingml.header+xml"/>
  <Override PartName="/word/footer8.xml" ContentType="application/vnd.openxmlformats-officedocument.wordprocessingml.footer+xml"/>
  <Override PartName="/word/header9.xml" ContentType="application/vnd.openxmlformats-officedocument.wordprocessingml.header+xml"/>
  <Override PartName="/word/footer9.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xmlns:a="http://schemas.openxmlformats.org/drawingml/2006/main" xmlns:pic="http://schemas.openxmlformats.org/drawingml/2006/picture" mc:Ignorable="w14 w15 w16se w16cid w16 w16cex w16sdtdh wp14">
  <w:body>
    <w:p w:rsidR="00697FC9" w:rsidRDefault="00000000" w14:paraId="37BF780A" w14:textId="77777777">
      <w:pPr>
        <w:jc w:val="center"/>
      </w:pPr>
      <w:r>
        <w:rPr>
          <w:b/>
          <w:color w:val="000000"/>
          <w:sz w:val="32"/>
          <w:szCs w:val="32"/>
        </w:rPr>
        <w:t>FACULDADE DE TECNOLOGIA DE GUARATINGUETÁ</w:t>
      </w:r>
    </w:p>
    <w:p w:rsidR="00697FC9" w:rsidRDefault="00000000" w14:paraId="476CF6F1" w14:textId="77777777">
      <w:r>
        <w:rPr>
          <w:color w:val="000000"/>
        </w:rPr>
        <w:t xml:space="preserve"> </w:t>
      </w:r>
    </w:p>
    <w:p w:rsidR="00697FC9" w:rsidRDefault="00000000" w14:paraId="3A4A5730" w14:textId="77777777">
      <w:r>
        <w:rPr>
          <w:rFonts w:ascii="Times New Roman" w:hAnsi="Times New Roman" w:eastAsia="Times New Roman" w:cs="Times New Roman"/>
          <w:color w:val="000000"/>
          <w:sz w:val="20"/>
          <w:szCs w:val="20"/>
        </w:rPr>
        <w:t xml:space="preserve"> </w:t>
      </w:r>
    </w:p>
    <w:p w:rsidR="00697FC9" w:rsidRDefault="00000000" w14:paraId="50FFABE5" w14:textId="77777777">
      <w:r>
        <w:rPr>
          <w:rFonts w:ascii="Times New Roman" w:hAnsi="Times New Roman" w:eastAsia="Times New Roman" w:cs="Times New Roman"/>
          <w:color w:val="000000"/>
          <w:sz w:val="20"/>
          <w:szCs w:val="20"/>
        </w:rPr>
        <w:t xml:space="preserve"> </w:t>
      </w:r>
    </w:p>
    <w:p w:rsidR="00697FC9" w:rsidRDefault="00000000" w14:paraId="7B7259C3" w14:textId="77777777">
      <w:r>
        <w:rPr>
          <w:rFonts w:ascii="Times New Roman" w:hAnsi="Times New Roman" w:eastAsia="Times New Roman" w:cs="Times New Roman"/>
          <w:color w:val="000000"/>
          <w:sz w:val="20"/>
          <w:szCs w:val="20"/>
        </w:rPr>
        <w:t xml:space="preserve"> </w:t>
      </w:r>
    </w:p>
    <w:p w:rsidR="00697FC9" w:rsidRDefault="00000000" w14:paraId="6CEA8B6B" w14:textId="77777777">
      <w:r>
        <w:rPr>
          <w:rFonts w:ascii="Times New Roman" w:hAnsi="Times New Roman" w:eastAsia="Times New Roman" w:cs="Times New Roman"/>
          <w:color w:val="000000"/>
          <w:sz w:val="20"/>
          <w:szCs w:val="20"/>
        </w:rPr>
        <w:t xml:space="preserve"> </w:t>
      </w:r>
    </w:p>
    <w:p w:rsidR="00697FC9" w:rsidRDefault="00000000" w14:paraId="7CF37231" w14:textId="77777777">
      <w:r>
        <w:rPr>
          <w:rFonts w:ascii="Times New Roman" w:hAnsi="Times New Roman" w:eastAsia="Times New Roman" w:cs="Times New Roman"/>
          <w:color w:val="000000"/>
          <w:sz w:val="20"/>
          <w:szCs w:val="20"/>
        </w:rPr>
        <w:t xml:space="preserve"> </w:t>
      </w:r>
    </w:p>
    <w:p w:rsidR="00697FC9" w:rsidRDefault="00000000" w14:paraId="2270B86A" w14:textId="77777777">
      <w:r>
        <w:rPr>
          <w:rFonts w:ascii="Times New Roman" w:hAnsi="Times New Roman" w:eastAsia="Times New Roman" w:cs="Times New Roman"/>
          <w:color w:val="000000"/>
          <w:sz w:val="20"/>
          <w:szCs w:val="20"/>
        </w:rPr>
        <w:t xml:space="preserve"> </w:t>
      </w:r>
    </w:p>
    <w:p w:rsidR="00697FC9" w:rsidRDefault="00000000" w14:paraId="595F82AA" w14:textId="77777777">
      <w:r>
        <w:rPr>
          <w:rFonts w:ascii="Times New Roman" w:hAnsi="Times New Roman" w:eastAsia="Times New Roman" w:cs="Times New Roman"/>
          <w:color w:val="000000"/>
          <w:sz w:val="20"/>
          <w:szCs w:val="20"/>
        </w:rPr>
        <w:t xml:space="preserve"> </w:t>
      </w:r>
    </w:p>
    <w:p w:rsidR="00697FC9" w:rsidRDefault="00000000" w14:paraId="40248A86" w14:textId="77777777">
      <w:pPr>
        <w:jc w:val="center"/>
      </w:pPr>
      <w:r>
        <w:rPr>
          <w:rFonts w:ascii="Times New Roman" w:hAnsi="Times New Roman" w:eastAsia="Times New Roman" w:cs="Times New Roman"/>
          <w:color w:val="000000"/>
          <w:sz w:val="20"/>
          <w:szCs w:val="20"/>
        </w:rPr>
        <w:t xml:space="preserve"> </w:t>
      </w:r>
    </w:p>
    <w:p w:rsidR="00697FC9" w:rsidRDefault="00000000" w14:paraId="54E31D8E" w14:textId="77777777">
      <w:pPr>
        <w:jc w:val="center"/>
      </w:pPr>
      <w:r>
        <w:rPr>
          <w:rFonts w:ascii="Times New Roman" w:hAnsi="Times New Roman" w:eastAsia="Times New Roman" w:cs="Times New Roman"/>
          <w:color w:val="000000"/>
          <w:sz w:val="20"/>
          <w:szCs w:val="20"/>
        </w:rPr>
        <w:t xml:space="preserve"> </w:t>
      </w:r>
    </w:p>
    <w:p w:rsidR="00697FC9" w:rsidRDefault="00000000" w14:paraId="27F1B97D" w14:textId="77777777">
      <w:pPr>
        <w:jc w:val="center"/>
      </w:pPr>
      <w:r>
        <w:rPr>
          <w:rFonts w:ascii="Times New Roman" w:hAnsi="Times New Roman" w:eastAsia="Times New Roman" w:cs="Times New Roman"/>
          <w:color w:val="000000"/>
          <w:sz w:val="20"/>
          <w:szCs w:val="20"/>
        </w:rPr>
        <w:t xml:space="preserve"> </w:t>
      </w:r>
    </w:p>
    <w:p w:rsidR="00697FC9" w:rsidRDefault="00000000" w14:paraId="7F65AF45" w14:textId="77777777">
      <w:pPr>
        <w:jc w:val="center"/>
      </w:pPr>
      <w:r>
        <w:rPr>
          <w:rFonts w:ascii="Times New Roman" w:hAnsi="Times New Roman" w:eastAsia="Times New Roman" w:cs="Times New Roman"/>
          <w:color w:val="000000"/>
          <w:sz w:val="20"/>
          <w:szCs w:val="20"/>
        </w:rPr>
        <w:t xml:space="preserve"> </w:t>
      </w:r>
    </w:p>
    <w:p w:rsidR="00697FC9" w:rsidRDefault="00000000" w14:paraId="7B01F97A" w14:textId="77777777">
      <w:pPr>
        <w:pStyle w:val="Ttulo1"/>
        <w:spacing w:before="0" w:after="240"/>
        <w:ind w:right="0"/>
        <w:jc w:val="center"/>
      </w:pPr>
      <w:bookmarkStart w:name="_gjdgxs" w:id="0"/>
      <w:bookmarkEnd w:id="0"/>
      <w:r>
        <w:t>RELATÓRIO TÉCNICO-CIENTÍFICO</w:t>
      </w:r>
    </w:p>
    <w:p w:rsidR="00697FC9" w:rsidRDefault="00000000" w14:paraId="15CCB0A3" w14:textId="77777777">
      <w:pPr>
        <w:pStyle w:val="Ttulo1"/>
        <w:spacing w:before="0" w:after="240"/>
        <w:ind w:left="720" w:firstLine="720"/>
        <w:jc w:val="center"/>
      </w:pPr>
      <w:bookmarkStart w:name="_30j0zll" w:id="1"/>
      <w:bookmarkEnd w:id="1"/>
      <w:r>
        <w:t>INVENI</w:t>
      </w:r>
    </w:p>
    <w:p w:rsidR="00697FC9" w:rsidRDefault="00000000" w14:paraId="68A125AB" w14:textId="77777777">
      <w:pPr>
        <w:pStyle w:val="Ttulo1"/>
        <w:spacing w:before="0" w:after="240"/>
        <w:ind w:right="0"/>
        <w:jc w:val="center"/>
      </w:pPr>
      <w:bookmarkStart w:name="_1fob9te" w:id="2"/>
      <w:bookmarkEnd w:id="2"/>
      <w:r>
        <w:t>Plataforma de apoio e divulgação de professores autônomos</w:t>
      </w:r>
    </w:p>
    <w:p w:rsidR="00697FC9" w:rsidRDefault="00697FC9" w14:paraId="092F03C4" w14:textId="77777777"/>
    <w:p w:rsidR="00697FC9" w:rsidRDefault="00697FC9" w14:paraId="6BB0263B" w14:textId="77777777"/>
    <w:p w:rsidR="00697FC9" w:rsidRDefault="00000000" w14:paraId="5FB78FD5" w14:textId="77777777">
      <w:r>
        <w:rPr>
          <w:color w:val="000000"/>
          <w:sz w:val="24"/>
          <w:szCs w:val="24"/>
        </w:rPr>
        <w:t xml:space="preserve"> </w:t>
      </w:r>
    </w:p>
    <w:p w:rsidR="00697FC9" w:rsidRDefault="00000000" w14:paraId="2015B586" w14:textId="77777777">
      <w:pPr>
        <w:pStyle w:val="Ttulo2"/>
        <w:jc w:val="center"/>
        <w:rPr>
          <w:sz w:val="32"/>
          <w:szCs w:val="32"/>
        </w:rPr>
      </w:pPr>
      <w:bookmarkStart w:name="_3znysh7" w:id="3"/>
      <w:bookmarkEnd w:id="3"/>
      <w:r>
        <w:rPr>
          <w:sz w:val="32"/>
          <w:szCs w:val="32"/>
        </w:rPr>
        <w:t xml:space="preserve">Alan </w:t>
      </w:r>
      <w:proofErr w:type="spellStart"/>
      <w:r>
        <w:rPr>
          <w:sz w:val="32"/>
          <w:szCs w:val="32"/>
        </w:rPr>
        <w:t>Dreivisson</w:t>
      </w:r>
      <w:proofErr w:type="spellEnd"/>
      <w:r>
        <w:rPr>
          <w:sz w:val="32"/>
          <w:szCs w:val="32"/>
        </w:rPr>
        <w:t xml:space="preserve"> Lacerda dos Santos</w:t>
      </w:r>
    </w:p>
    <w:p w:rsidR="00697FC9" w:rsidRDefault="00000000" w14:paraId="7BE192AB" w14:textId="77777777">
      <w:pPr>
        <w:jc w:val="center"/>
        <w:rPr>
          <w:b/>
          <w:sz w:val="32"/>
          <w:szCs w:val="32"/>
        </w:rPr>
      </w:pPr>
      <w:r>
        <w:rPr>
          <w:b/>
          <w:sz w:val="32"/>
          <w:szCs w:val="32"/>
        </w:rPr>
        <w:t xml:space="preserve">Aldo </w:t>
      </w:r>
      <w:proofErr w:type="spellStart"/>
      <w:r>
        <w:rPr>
          <w:b/>
          <w:sz w:val="32"/>
          <w:szCs w:val="32"/>
        </w:rPr>
        <w:t>Barduco</w:t>
      </w:r>
      <w:proofErr w:type="spellEnd"/>
      <w:r>
        <w:rPr>
          <w:b/>
          <w:sz w:val="32"/>
          <w:szCs w:val="32"/>
        </w:rPr>
        <w:t xml:space="preserve"> Neto</w:t>
      </w:r>
    </w:p>
    <w:p w:rsidR="00697FC9" w:rsidRDefault="00000000" w14:paraId="17C4A4C8" w14:textId="77777777">
      <w:pPr>
        <w:jc w:val="center"/>
        <w:rPr>
          <w:b/>
          <w:sz w:val="32"/>
          <w:szCs w:val="32"/>
        </w:rPr>
      </w:pPr>
      <w:r>
        <w:rPr>
          <w:b/>
          <w:sz w:val="32"/>
          <w:szCs w:val="32"/>
        </w:rPr>
        <w:t>Joel Natan Herculano Brandão</w:t>
      </w:r>
    </w:p>
    <w:p w:rsidR="00697FC9" w:rsidRDefault="00000000" w14:paraId="6DF24D77" w14:textId="77777777">
      <w:pPr>
        <w:jc w:val="center"/>
        <w:rPr>
          <w:b/>
          <w:sz w:val="32"/>
          <w:szCs w:val="32"/>
        </w:rPr>
      </w:pPr>
      <w:r>
        <w:rPr>
          <w:b/>
          <w:sz w:val="32"/>
          <w:szCs w:val="32"/>
        </w:rPr>
        <w:t xml:space="preserve">Leon de Freitas </w:t>
      </w:r>
      <w:proofErr w:type="spellStart"/>
      <w:r>
        <w:rPr>
          <w:b/>
          <w:sz w:val="32"/>
          <w:szCs w:val="32"/>
        </w:rPr>
        <w:t>Teberga</w:t>
      </w:r>
      <w:proofErr w:type="spellEnd"/>
    </w:p>
    <w:p w:rsidR="00697FC9" w:rsidRDefault="00000000" w14:paraId="0392D302" w14:textId="77777777">
      <w:pPr>
        <w:rPr>
          <w:color w:val="000000"/>
          <w:sz w:val="24"/>
          <w:szCs w:val="24"/>
        </w:rPr>
      </w:pPr>
      <w:r>
        <w:rPr>
          <w:color w:val="000000"/>
          <w:sz w:val="24"/>
          <w:szCs w:val="24"/>
        </w:rPr>
        <w:t xml:space="preserve"> </w:t>
      </w:r>
    </w:p>
    <w:p w:rsidR="00697FC9" w:rsidRDefault="00697FC9" w14:paraId="32B5A21C" w14:textId="77777777"/>
    <w:p w:rsidR="00697FC9" w:rsidRDefault="00000000" w14:paraId="7D18D05A" w14:textId="77777777">
      <w:r>
        <w:rPr>
          <w:color w:val="000000"/>
          <w:sz w:val="24"/>
          <w:szCs w:val="24"/>
        </w:rPr>
        <w:t xml:space="preserve"> </w:t>
      </w:r>
    </w:p>
    <w:p w:rsidR="00697FC9" w:rsidRDefault="00000000" w14:paraId="3BFE1823" w14:textId="77777777">
      <w:pPr>
        <w:pStyle w:val="Ttulo4"/>
        <w:ind w:left="4350" w:firstLine="0"/>
      </w:pPr>
      <w:r>
        <w:t>Relatório Técnico-científico apresentado à Faculdade de Tecnologia de Guaratinguetá, como requisito parcial para conclusão do Curso Superior de Tecnologia em Análise e Desenvolvimento de Sistemas.</w:t>
      </w:r>
    </w:p>
    <w:p w:rsidR="00697FC9" w:rsidRDefault="00697FC9" w14:paraId="1DF0D1E8" w14:textId="77777777">
      <w:pPr>
        <w:ind w:left="4349"/>
        <w:jc w:val="both"/>
      </w:pPr>
    </w:p>
    <w:p w:rsidR="00697FC9" w:rsidRDefault="00697FC9" w14:paraId="3AB166EE" w14:textId="77777777">
      <w:pPr>
        <w:ind w:left="4349"/>
        <w:jc w:val="both"/>
        <w:rPr>
          <w:sz w:val="24"/>
          <w:szCs w:val="24"/>
        </w:rPr>
      </w:pPr>
    </w:p>
    <w:p w:rsidR="00697FC9" w:rsidRDefault="00697FC9" w14:paraId="42C69466" w14:textId="77777777">
      <w:pPr>
        <w:spacing w:line="256" w:lineRule="auto"/>
        <w:ind w:left="4349"/>
        <w:jc w:val="both"/>
        <w:rPr>
          <w:sz w:val="24"/>
          <w:szCs w:val="24"/>
        </w:rPr>
      </w:pPr>
    </w:p>
    <w:p w:rsidR="00697FC9" w:rsidRDefault="00697FC9" w14:paraId="5737E206" w14:textId="77777777">
      <w:pPr>
        <w:ind w:left="4349"/>
        <w:jc w:val="both"/>
      </w:pPr>
    </w:p>
    <w:p w:rsidR="00697FC9" w:rsidRDefault="00697FC9" w14:paraId="15E6D946" w14:textId="77777777">
      <w:pPr>
        <w:ind w:left="4349"/>
        <w:jc w:val="both"/>
      </w:pPr>
    </w:p>
    <w:p w:rsidR="00697FC9" w:rsidRDefault="00697FC9" w14:paraId="542A04C8" w14:textId="77777777">
      <w:pPr>
        <w:ind w:left="4349"/>
        <w:jc w:val="both"/>
      </w:pPr>
    </w:p>
    <w:p w:rsidR="00697FC9" w:rsidRDefault="00697FC9" w14:paraId="6B0648E4" w14:textId="77777777">
      <w:pPr>
        <w:ind w:left="4349"/>
        <w:jc w:val="both"/>
      </w:pPr>
    </w:p>
    <w:p w:rsidR="00697FC9" w:rsidRDefault="00697FC9" w14:paraId="6B2743AB" w14:textId="77777777">
      <w:pPr>
        <w:ind w:left="4349"/>
        <w:jc w:val="both"/>
      </w:pPr>
    </w:p>
    <w:p w:rsidR="00697FC9" w:rsidRDefault="00000000" w14:paraId="5C5BE63D" w14:textId="77777777">
      <w:pPr>
        <w:rPr>
          <w:color w:val="000000"/>
          <w:sz w:val="26"/>
          <w:szCs w:val="26"/>
        </w:rPr>
      </w:pPr>
      <w:r>
        <w:rPr>
          <w:color w:val="000000"/>
          <w:sz w:val="26"/>
          <w:szCs w:val="26"/>
        </w:rPr>
        <w:t xml:space="preserve"> </w:t>
      </w:r>
    </w:p>
    <w:p w:rsidR="00697FC9" w:rsidRDefault="00697FC9" w14:paraId="4C9C9A63" w14:textId="77777777">
      <w:pPr>
        <w:rPr>
          <w:color w:val="000000"/>
          <w:sz w:val="26"/>
          <w:szCs w:val="26"/>
        </w:rPr>
      </w:pPr>
    </w:p>
    <w:p w:rsidR="00697FC9" w:rsidRDefault="00697FC9" w14:paraId="2EDB94D8" w14:textId="77777777">
      <w:pPr>
        <w:rPr>
          <w:color w:val="000000"/>
          <w:sz w:val="26"/>
          <w:szCs w:val="26"/>
        </w:rPr>
      </w:pPr>
    </w:p>
    <w:p w:rsidR="00697FC9" w:rsidRDefault="00697FC9" w14:paraId="38E9E3E2" w14:textId="77777777"/>
    <w:p w:rsidR="00697FC9" w:rsidRDefault="00697FC9" w14:paraId="7FD81E87" w14:textId="77777777"/>
    <w:p w:rsidR="00697FC9" w:rsidRDefault="00697FC9" w14:paraId="2118218C" w14:textId="77777777"/>
    <w:p w:rsidR="00697FC9" w:rsidRDefault="00000000" w14:paraId="35CBBF1E" w14:textId="77777777">
      <w:pPr>
        <w:jc w:val="center"/>
      </w:pPr>
      <w:r>
        <w:rPr>
          <w:b/>
          <w:sz w:val="32"/>
          <w:szCs w:val="32"/>
        </w:rPr>
        <w:t>Guaratinguetá – SP</w:t>
      </w:r>
    </w:p>
    <w:p w:rsidR="00697FC9" w:rsidRDefault="00000000" w14:paraId="646FB1C5" w14:textId="77777777">
      <w:pPr>
        <w:jc w:val="center"/>
        <w:rPr>
          <w:b/>
          <w:sz w:val="32"/>
          <w:szCs w:val="32"/>
        </w:rPr>
      </w:pPr>
      <w:r>
        <w:rPr>
          <w:b/>
          <w:sz w:val="32"/>
          <w:szCs w:val="32"/>
        </w:rPr>
        <w:t>2023</w:t>
      </w:r>
      <w:r>
        <w:br w:type="page"/>
      </w:r>
    </w:p>
    <w:p w:rsidR="00697FC9" w:rsidRDefault="00000000" w14:paraId="2C03C489" w14:textId="77777777">
      <w:pPr>
        <w:jc w:val="center"/>
      </w:pPr>
      <w:r>
        <w:rPr>
          <w:b/>
          <w:color w:val="000000"/>
          <w:sz w:val="32"/>
          <w:szCs w:val="32"/>
        </w:rPr>
        <w:t>FACULDADE DE TECNOLOGIA DE GUARATINGUETÁ</w:t>
      </w:r>
    </w:p>
    <w:p w:rsidR="00697FC9" w:rsidRDefault="00000000" w14:paraId="279779D0" w14:textId="77777777">
      <w:r>
        <w:rPr>
          <w:color w:val="000000"/>
        </w:rPr>
        <w:t xml:space="preserve"> </w:t>
      </w:r>
    </w:p>
    <w:p w:rsidR="00697FC9" w:rsidRDefault="00000000" w14:paraId="7928E352" w14:textId="77777777">
      <w:r>
        <w:rPr>
          <w:rFonts w:ascii="Times New Roman" w:hAnsi="Times New Roman" w:eastAsia="Times New Roman" w:cs="Times New Roman"/>
          <w:color w:val="000000"/>
          <w:sz w:val="20"/>
          <w:szCs w:val="20"/>
        </w:rPr>
        <w:t xml:space="preserve"> </w:t>
      </w:r>
    </w:p>
    <w:p w:rsidR="00697FC9" w:rsidRDefault="00000000" w14:paraId="30A5BAEC" w14:textId="77777777">
      <w:r>
        <w:rPr>
          <w:rFonts w:ascii="Times New Roman" w:hAnsi="Times New Roman" w:eastAsia="Times New Roman" w:cs="Times New Roman"/>
          <w:color w:val="000000"/>
          <w:sz w:val="20"/>
          <w:szCs w:val="20"/>
        </w:rPr>
        <w:t xml:space="preserve"> </w:t>
      </w:r>
    </w:p>
    <w:p w:rsidR="00697FC9" w:rsidRDefault="00000000" w14:paraId="6100CC92" w14:textId="77777777">
      <w:r>
        <w:rPr>
          <w:rFonts w:ascii="Times New Roman" w:hAnsi="Times New Roman" w:eastAsia="Times New Roman" w:cs="Times New Roman"/>
          <w:color w:val="000000"/>
          <w:sz w:val="20"/>
          <w:szCs w:val="20"/>
        </w:rPr>
        <w:t xml:space="preserve"> </w:t>
      </w:r>
    </w:p>
    <w:p w:rsidR="00697FC9" w:rsidRDefault="00000000" w14:paraId="76B4D8E6" w14:textId="77777777">
      <w:r>
        <w:rPr>
          <w:rFonts w:ascii="Times New Roman" w:hAnsi="Times New Roman" w:eastAsia="Times New Roman" w:cs="Times New Roman"/>
          <w:color w:val="000000"/>
          <w:sz w:val="20"/>
          <w:szCs w:val="20"/>
        </w:rPr>
        <w:t xml:space="preserve"> </w:t>
      </w:r>
    </w:p>
    <w:p w:rsidR="00697FC9" w:rsidRDefault="00000000" w14:paraId="12F1E3EC" w14:textId="77777777">
      <w:r>
        <w:rPr>
          <w:rFonts w:ascii="Times New Roman" w:hAnsi="Times New Roman" w:eastAsia="Times New Roman" w:cs="Times New Roman"/>
          <w:color w:val="000000"/>
          <w:sz w:val="20"/>
          <w:szCs w:val="20"/>
        </w:rPr>
        <w:t xml:space="preserve"> </w:t>
      </w:r>
    </w:p>
    <w:p w:rsidR="00697FC9" w:rsidRDefault="00000000" w14:paraId="64C18BA8" w14:textId="77777777">
      <w:r>
        <w:rPr>
          <w:rFonts w:ascii="Times New Roman" w:hAnsi="Times New Roman" w:eastAsia="Times New Roman" w:cs="Times New Roman"/>
          <w:color w:val="000000"/>
          <w:sz w:val="20"/>
          <w:szCs w:val="20"/>
        </w:rPr>
        <w:t xml:space="preserve"> </w:t>
      </w:r>
    </w:p>
    <w:p w:rsidR="00697FC9" w:rsidRDefault="00000000" w14:paraId="70178B56" w14:textId="77777777">
      <w:r>
        <w:rPr>
          <w:rFonts w:ascii="Times New Roman" w:hAnsi="Times New Roman" w:eastAsia="Times New Roman" w:cs="Times New Roman"/>
          <w:color w:val="000000"/>
          <w:sz w:val="20"/>
          <w:szCs w:val="20"/>
        </w:rPr>
        <w:t xml:space="preserve"> </w:t>
      </w:r>
    </w:p>
    <w:p w:rsidR="00697FC9" w:rsidRDefault="00000000" w14:paraId="5249643E" w14:textId="77777777">
      <w:pPr>
        <w:jc w:val="center"/>
      </w:pPr>
      <w:r>
        <w:rPr>
          <w:rFonts w:ascii="Times New Roman" w:hAnsi="Times New Roman" w:eastAsia="Times New Roman" w:cs="Times New Roman"/>
          <w:color w:val="000000"/>
          <w:sz w:val="20"/>
          <w:szCs w:val="20"/>
        </w:rPr>
        <w:t xml:space="preserve"> </w:t>
      </w:r>
    </w:p>
    <w:p w:rsidR="00697FC9" w:rsidRDefault="00000000" w14:paraId="64977E0E" w14:textId="77777777">
      <w:pPr>
        <w:jc w:val="center"/>
      </w:pPr>
      <w:r>
        <w:rPr>
          <w:rFonts w:ascii="Times New Roman" w:hAnsi="Times New Roman" w:eastAsia="Times New Roman" w:cs="Times New Roman"/>
          <w:color w:val="000000"/>
          <w:sz w:val="20"/>
          <w:szCs w:val="20"/>
        </w:rPr>
        <w:t xml:space="preserve"> </w:t>
      </w:r>
    </w:p>
    <w:p w:rsidR="00697FC9" w:rsidRDefault="00000000" w14:paraId="22CBCFA1" w14:textId="77777777">
      <w:pPr>
        <w:jc w:val="center"/>
      </w:pPr>
      <w:r>
        <w:rPr>
          <w:rFonts w:ascii="Times New Roman" w:hAnsi="Times New Roman" w:eastAsia="Times New Roman" w:cs="Times New Roman"/>
          <w:color w:val="000000"/>
          <w:sz w:val="20"/>
          <w:szCs w:val="20"/>
        </w:rPr>
        <w:t xml:space="preserve"> </w:t>
      </w:r>
    </w:p>
    <w:p w:rsidR="00697FC9" w:rsidRDefault="00000000" w14:paraId="7FE92695" w14:textId="77777777">
      <w:pPr>
        <w:jc w:val="center"/>
      </w:pPr>
      <w:r>
        <w:rPr>
          <w:rFonts w:ascii="Times New Roman" w:hAnsi="Times New Roman" w:eastAsia="Times New Roman" w:cs="Times New Roman"/>
          <w:color w:val="000000"/>
          <w:sz w:val="20"/>
          <w:szCs w:val="20"/>
        </w:rPr>
        <w:t xml:space="preserve"> </w:t>
      </w:r>
    </w:p>
    <w:p w:rsidR="00697FC9" w:rsidRDefault="00000000" w14:paraId="2E7A0CD4" w14:textId="77777777">
      <w:pPr>
        <w:pStyle w:val="Ttulo1"/>
        <w:spacing w:before="0" w:after="240"/>
        <w:ind w:right="0"/>
        <w:jc w:val="center"/>
      </w:pPr>
      <w:bookmarkStart w:name="_2et92p0" w:id="4"/>
      <w:bookmarkEnd w:id="4"/>
      <w:r>
        <w:t>RELATÓRIO TÉCNICO-CIENTÍFICO</w:t>
      </w:r>
    </w:p>
    <w:p w:rsidR="00697FC9" w:rsidRDefault="00000000" w14:paraId="1B4AEDAB" w14:textId="77777777">
      <w:pPr>
        <w:pStyle w:val="Ttulo1"/>
        <w:spacing w:before="0" w:after="240"/>
        <w:ind w:right="0"/>
        <w:jc w:val="center"/>
      </w:pPr>
      <w:bookmarkStart w:name="_tyjcwt" w:id="5"/>
      <w:bookmarkEnd w:id="5"/>
      <w:r>
        <w:t>INVENI</w:t>
      </w:r>
    </w:p>
    <w:p w:rsidR="00697FC9" w:rsidRDefault="00000000" w14:paraId="248C8BFE" w14:textId="77777777">
      <w:pPr>
        <w:pStyle w:val="Ttulo1"/>
        <w:spacing w:before="0" w:after="240"/>
        <w:ind w:right="0"/>
        <w:jc w:val="center"/>
      </w:pPr>
      <w:bookmarkStart w:name="_3dy6vkm" w:id="6"/>
      <w:bookmarkEnd w:id="6"/>
      <w:r>
        <w:t>Plataforma de apoio e divulgação de professores autônomos.</w:t>
      </w:r>
    </w:p>
    <w:p w:rsidR="00697FC9" w:rsidRDefault="00697FC9" w14:paraId="3EE36511" w14:textId="77777777"/>
    <w:p w:rsidR="00697FC9" w:rsidRDefault="00697FC9" w14:paraId="34A91631" w14:textId="77777777">
      <w:pPr>
        <w:jc w:val="center"/>
      </w:pPr>
    </w:p>
    <w:p w:rsidR="00697FC9" w:rsidRDefault="00697FC9" w14:paraId="55C5278C" w14:textId="77777777">
      <w:pPr>
        <w:jc w:val="center"/>
      </w:pPr>
    </w:p>
    <w:p w:rsidR="00697FC9" w:rsidRDefault="00000000" w14:paraId="078B0639" w14:textId="77777777">
      <w:pPr>
        <w:pStyle w:val="Ttulo2"/>
        <w:jc w:val="center"/>
        <w:rPr>
          <w:sz w:val="32"/>
          <w:szCs w:val="32"/>
        </w:rPr>
      </w:pPr>
      <w:bookmarkStart w:name="_1t3h5sf" w:id="7"/>
      <w:bookmarkEnd w:id="7"/>
      <w:r>
        <w:rPr>
          <w:sz w:val="32"/>
          <w:szCs w:val="32"/>
        </w:rPr>
        <w:t xml:space="preserve">Alan </w:t>
      </w:r>
      <w:proofErr w:type="spellStart"/>
      <w:r>
        <w:rPr>
          <w:sz w:val="32"/>
          <w:szCs w:val="32"/>
        </w:rPr>
        <w:t>Dreivisson</w:t>
      </w:r>
      <w:proofErr w:type="spellEnd"/>
      <w:r>
        <w:rPr>
          <w:sz w:val="32"/>
          <w:szCs w:val="32"/>
        </w:rPr>
        <w:t xml:space="preserve"> Lacerda dos Santos</w:t>
      </w:r>
    </w:p>
    <w:p w:rsidR="00697FC9" w:rsidRDefault="00000000" w14:paraId="7B7A5C72" w14:textId="77777777">
      <w:pPr>
        <w:jc w:val="center"/>
        <w:rPr>
          <w:b/>
          <w:sz w:val="32"/>
          <w:szCs w:val="32"/>
        </w:rPr>
      </w:pPr>
      <w:r>
        <w:rPr>
          <w:b/>
          <w:sz w:val="32"/>
          <w:szCs w:val="32"/>
        </w:rPr>
        <w:t xml:space="preserve">Aldo </w:t>
      </w:r>
      <w:proofErr w:type="spellStart"/>
      <w:r>
        <w:rPr>
          <w:b/>
          <w:sz w:val="32"/>
          <w:szCs w:val="32"/>
        </w:rPr>
        <w:t>Barduco</w:t>
      </w:r>
      <w:proofErr w:type="spellEnd"/>
      <w:r>
        <w:rPr>
          <w:b/>
          <w:sz w:val="32"/>
          <w:szCs w:val="32"/>
        </w:rPr>
        <w:t xml:space="preserve"> Neto</w:t>
      </w:r>
    </w:p>
    <w:p w:rsidR="00697FC9" w:rsidRDefault="00000000" w14:paraId="203973E8" w14:textId="77777777">
      <w:pPr>
        <w:jc w:val="center"/>
        <w:rPr>
          <w:b/>
          <w:sz w:val="32"/>
          <w:szCs w:val="32"/>
        </w:rPr>
      </w:pPr>
      <w:r>
        <w:rPr>
          <w:b/>
          <w:sz w:val="32"/>
          <w:szCs w:val="32"/>
        </w:rPr>
        <w:t>Joel Natan Herculano Brandão</w:t>
      </w:r>
    </w:p>
    <w:p w:rsidR="00697FC9" w:rsidRDefault="00000000" w14:paraId="572053BC" w14:textId="77777777">
      <w:pPr>
        <w:jc w:val="center"/>
        <w:rPr>
          <w:b/>
          <w:sz w:val="32"/>
          <w:szCs w:val="32"/>
        </w:rPr>
      </w:pPr>
      <w:r>
        <w:rPr>
          <w:b/>
          <w:sz w:val="32"/>
          <w:szCs w:val="32"/>
        </w:rPr>
        <w:t xml:space="preserve">Leon de Freitas </w:t>
      </w:r>
      <w:proofErr w:type="spellStart"/>
      <w:r>
        <w:rPr>
          <w:b/>
          <w:sz w:val="32"/>
          <w:szCs w:val="32"/>
        </w:rPr>
        <w:t>Teberga</w:t>
      </w:r>
      <w:proofErr w:type="spellEnd"/>
    </w:p>
    <w:p w:rsidR="00697FC9" w:rsidRDefault="00000000" w14:paraId="0E3945F1" w14:textId="77777777">
      <w:pPr>
        <w:rPr>
          <w:color w:val="000000"/>
          <w:sz w:val="24"/>
          <w:szCs w:val="24"/>
        </w:rPr>
      </w:pPr>
      <w:r>
        <w:rPr>
          <w:color w:val="000000"/>
          <w:sz w:val="24"/>
          <w:szCs w:val="24"/>
        </w:rPr>
        <w:t xml:space="preserve"> </w:t>
      </w:r>
    </w:p>
    <w:p w:rsidR="00697FC9" w:rsidRDefault="00697FC9" w14:paraId="463CDE94" w14:textId="77777777"/>
    <w:p w:rsidR="00697FC9" w:rsidRDefault="00000000" w14:paraId="2833BE2A" w14:textId="77777777">
      <w:r>
        <w:rPr>
          <w:color w:val="000000"/>
          <w:sz w:val="24"/>
          <w:szCs w:val="24"/>
        </w:rPr>
        <w:t xml:space="preserve"> </w:t>
      </w:r>
    </w:p>
    <w:p w:rsidR="00697FC9" w:rsidRDefault="00000000" w14:paraId="64132866" w14:textId="77777777">
      <w:pPr>
        <w:pStyle w:val="Ttulo4"/>
        <w:ind w:left="4349" w:hanging="28"/>
      </w:pPr>
      <w:r>
        <w:t>Relatório Técnico-científico apresentado à Faculdade de Tecnologia de Guaratinguetá, como requisito parcial para conclusão do Curso Superior de Tecnologia em Análise e Desenvolvimento de Sistemas.</w:t>
      </w:r>
    </w:p>
    <w:p w:rsidR="00697FC9" w:rsidRDefault="00000000" w14:paraId="4E01B469" w14:textId="77777777">
      <w:pPr>
        <w:jc w:val="both"/>
      </w:pPr>
      <w:r>
        <w:rPr>
          <w:sz w:val="24"/>
          <w:szCs w:val="24"/>
        </w:rPr>
        <w:t xml:space="preserve"> </w:t>
      </w:r>
    </w:p>
    <w:p w:rsidR="00697FC9" w:rsidRDefault="00000000" w14:paraId="3272F471" w14:textId="77777777">
      <w:pPr>
        <w:ind w:left="4349"/>
        <w:jc w:val="both"/>
        <w:rPr>
          <w:sz w:val="24"/>
          <w:szCs w:val="24"/>
        </w:rPr>
      </w:pPr>
      <w:r>
        <w:rPr>
          <w:sz w:val="24"/>
          <w:szCs w:val="24"/>
        </w:rPr>
        <w:t xml:space="preserve">Orientador: </w:t>
      </w:r>
      <w:proofErr w:type="spellStart"/>
      <w:r>
        <w:rPr>
          <w:sz w:val="24"/>
          <w:szCs w:val="24"/>
        </w:rPr>
        <w:t>Prof°</w:t>
      </w:r>
      <w:proofErr w:type="spellEnd"/>
      <w:r>
        <w:rPr>
          <w:sz w:val="24"/>
          <w:szCs w:val="24"/>
        </w:rPr>
        <w:t xml:space="preserve"> Bruno Donizetti da Silva</w:t>
      </w:r>
    </w:p>
    <w:p w:rsidR="00697FC9" w:rsidRDefault="00697FC9" w14:paraId="7F1853C9" w14:textId="77777777">
      <w:pPr>
        <w:ind w:left="4349"/>
        <w:jc w:val="both"/>
      </w:pPr>
    </w:p>
    <w:p w:rsidR="00697FC9" w:rsidRDefault="00000000" w14:paraId="635343D3" w14:textId="77777777">
      <w:pPr>
        <w:ind w:left="4349"/>
        <w:jc w:val="both"/>
      </w:pPr>
      <w:r>
        <w:rPr>
          <w:sz w:val="24"/>
          <w:szCs w:val="24"/>
        </w:rPr>
        <w:t xml:space="preserve">Programa: Informação e Comunicação. </w:t>
      </w:r>
    </w:p>
    <w:p w:rsidR="00697FC9" w:rsidRDefault="00000000" w14:paraId="0C5DCE99" w14:textId="77777777">
      <w:pPr>
        <w:spacing w:line="256" w:lineRule="auto"/>
        <w:ind w:left="4349"/>
        <w:jc w:val="both"/>
      </w:pPr>
      <w:r>
        <w:rPr>
          <w:sz w:val="24"/>
          <w:szCs w:val="24"/>
        </w:rPr>
        <w:t>Área Temática: Análise e Desenvolvimento de Sistemas.</w:t>
      </w:r>
    </w:p>
    <w:p w:rsidR="00697FC9" w:rsidRDefault="00000000" w14:paraId="05CB6800" w14:textId="77777777">
      <w:pPr>
        <w:ind w:left="4349"/>
        <w:jc w:val="both"/>
        <w:rPr>
          <w:sz w:val="24"/>
          <w:szCs w:val="24"/>
        </w:rPr>
      </w:pPr>
      <w:r>
        <w:rPr>
          <w:sz w:val="24"/>
          <w:szCs w:val="24"/>
        </w:rPr>
        <w:t>Linha de Estudo e Pesquisa: Projeto de Software.</w:t>
      </w:r>
    </w:p>
    <w:p w:rsidR="00697FC9" w:rsidRDefault="00697FC9" w14:paraId="6761861D" w14:textId="77777777">
      <w:pPr>
        <w:rPr>
          <w:color w:val="000000"/>
          <w:sz w:val="26"/>
          <w:szCs w:val="26"/>
        </w:rPr>
      </w:pPr>
    </w:p>
    <w:p w:rsidR="00697FC9" w:rsidRDefault="00697FC9" w14:paraId="2362F6A1" w14:textId="77777777"/>
    <w:p w:rsidR="00697FC9" w:rsidRDefault="00697FC9" w14:paraId="269C4E24" w14:textId="77777777"/>
    <w:p w:rsidR="00697FC9" w:rsidRDefault="00697FC9" w14:paraId="556E71C6" w14:textId="77777777"/>
    <w:p w:rsidR="00697FC9" w:rsidRDefault="00697FC9" w14:paraId="090FA9B3" w14:textId="77777777"/>
    <w:p w:rsidR="00697FC9" w:rsidRDefault="00697FC9" w14:paraId="38EDF9AA" w14:textId="77777777"/>
    <w:p w:rsidR="00697FC9" w:rsidRDefault="00000000" w14:paraId="1C8FCD18" w14:textId="77777777">
      <w:pPr>
        <w:jc w:val="center"/>
      </w:pPr>
      <w:r>
        <w:rPr>
          <w:b/>
          <w:sz w:val="32"/>
          <w:szCs w:val="32"/>
        </w:rPr>
        <w:t>Guaratinguetá – SP</w:t>
      </w:r>
    </w:p>
    <w:p w:rsidR="00697FC9" w:rsidRDefault="00000000" w14:paraId="53BBDF7E" w14:textId="77777777">
      <w:pPr>
        <w:jc w:val="center"/>
        <w:rPr>
          <w:b/>
          <w:sz w:val="32"/>
          <w:szCs w:val="32"/>
        </w:rPr>
      </w:pPr>
      <w:r>
        <w:rPr>
          <w:b/>
          <w:sz w:val="32"/>
          <w:szCs w:val="32"/>
        </w:rPr>
        <w:t>2023</w:t>
      </w:r>
      <w:r>
        <w:br w:type="page"/>
      </w:r>
    </w:p>
    <w:p w:rsidR="00697FC9" w:rsidRDefault="00697FC9" w14:paraId="6979D371" w14:textId="77777777">
      <w:pPr>
        <w:jc w:val="center"/>
        <w:rPr>
          <w:color w:val="000000"/>
          <w:sz w:val="26"/>
          <w:szCs w:val="26"/>
        </w:rPr>
      </w:pPr>
    </w:p>
    <w:p w:rsidR="00697FC9" w:rsidRDefault="00697FC9" w14:paraId="01B17AC2" w14:textId="77777777">
      <w:pPr>
        <w:rPr>
          <w:b/>
          <w:color w:val="000000"/>
          <w:sz w:val="20"/>
          <w:szCs w:val="20"/>
        </w:rPr>
      </w:pPr>
    </w:p>
    <w:p w:rsidR="00697FC9" w:rsidRDefault="00697FC9" w14:paraId="10BF1CC0" w14:textId="77777777">
      <w:pPr>
        <w:rPr>
          <w:b/>
          <w:color w:val="000000"/>
          <w:sz w:val="20"/>
          <w:szCs w:val="20"/>
        </w:rPr>
      </w:pPr>
    </w:p>
    <w:p w:rsidR="00697FC9" w:rsidRDefault="00697FC9" w14:paraId="0EBEB50B" w14:textId="77777777">
      <w:pPr>
        <w:rPr>
          <w:b/>
          <w:color w:val="000000"/>
          <w:sz w:val="20"/>
          <w:szCs w:val="20"/>
        </w:rPr>
      </w:pPr>
    </w:p>
    <w:p w:rsidR="00697FC9" w:rsidRDefault="00697FC9" w14:paraId="45340F75" w14:textId="77777777">
      <w:pPr>
        <w:rPr>
          <w:b/>
          <w:color w:val="000000"/>
          <w:sz w:val="20"/>
          <w:szCs w:val="20"/>
        </w:rPr>
      </w:pPr>
    </w:p>
    <w:p w:rsidR="00697FC9" w:rsidRDefault="00697FC9" w14:paraId="7941D8A3" w14:textId="77777777">
      <w:pPr>
        <w:rPr>
          <w:b/>
          <w:color w:val="000000"/>
          <w:sz w:val="20"/>
          <w:szCs w:val="20"/>
        </w:rPr>
      </w:pPr>
    </w:p>
    <w:p w:rsidR="00697FC9" w:rsidRDefault="00697FC9" w14:paraId="6E20DCF3" w14:textId="77777777">
      <w:pPr>
        <w:rPr>
          <w:b/>
          <w:color w:val="000000"/>
          <w:sz w:val="20"/>
          <w:szCs w:val="20"/>
        </w:rPr>
      </w:pPr>
    </w:p>
    <w:p w:rsidR="00697FC9" w:rsidRDefault="00697FC9" w14:paraId="7DC93A4E" w14:textId="77777777">
      <w:pPr>
        <w:rPr>
          <w:b/>
          <w:color w:val="000000"/>
          <w:sz w:val="20"/>
          <w:szCs w:val="20"/>
        </w:rPr>
      </w:pPr>
    </w:p>
    <w:p w:rsidR="00697FC9" w:rsidRDefault="00697FC9" w14:paraId="2BCEAF0F" w14:textId="77777777">
      <w:pPr>
        <w:rPr>
          <w:b/>
          <w:color w:val="000000"/>
          <w:sz w:val="20"/>
          <w:szCs w:val="20"/>
        </w:rPr>
      </w:pPr>
    </w:p>
    <w:p w:rsidR="00697FC9" w:rsidRDefault="00697FC9" w14:paraId="331E9B81" w14:textId="77777777">
      <w:pPr>
        <w:rPr>
          <w:b/>
          <w:color w:val="000000"/>
          <w:sz w:val="20"/>
          <w:szCs w:val="20"/>
        </w:rPr>
      </w:pPr>
    </w:p>
    <w:p w:rsidR="00697FC9" w:rsidRDefault="00697FC9" w14:paraId="38408186" w14:textId="77777777">
      <w:pPr>
        <w:rPr>
          <w:b/>
          <w:color w:val="000000"/>
          <w:sz w:val="20"/>
          <w:szCs w:val="20"/>
        </w:rPr>
      </w:pPr>
    </w:p>
    <w:p w:rsidR="00697FC9" w:rsidRDefault="00697FC9" w14:paraId="1DB5CD78" w14:textId="77777777">
      <w:pPr>
        <w:rPr>
          <w:b/>
          <w:color w:val="000000"/>
          <w:sz w:val="20"/>
          <w:szCs w:val="20"/>
        </w:rPr>
      </w:pPr>
    </w:p>
    <w:p w:rsidR="00697FC9" w:rsidRDefault="00697FC9" w14:paraId="62983BA0" w14:textId="77777777">
      <w:pPr>
        <w:rPr>
          <w:b/>
          <w:color w:val="000000"/>
          <w:sz w:val="20"/>
          <w:szCs w:val="20"/>
        </w:rPr>
      </w:pPr>
    </w:p>
    <w:p w:rsidR="00697FC9" w:rsidRDefault="00697FC9" w14:paraId="05344A76" w14:textId="77777777">
      <w:pPr>
        <w:rPr>
          <w:b/>
          <w:color w:val="000000"/>
          <w:sz w:val="20"/>
          <w:szCs w:val="20"/>
        </w:rPr>
      </w:pPr>
    </w:p>
    <w:p w:rsidR="00697FC9" w:rsidRDefault="00697FC9" w14:paraId="42194278" w14:textId="77777777">
      <w:pPr>
        <w:rPr>
          <w:b/>
          <w:color w:val="000000"/>
          <w:sz w:val="20"/>
          <w:szCs w:val="20"/>
        </w:rPr>
      </w:pPr>
    </w:p>
    <w:p w:rsidR="00697FC9" w:rsidRDefault="00697FC9" w14:paraId="5E17D8DF" w14:textId="77777777">
      <w:pPr>
        <w:rPr>
          <w:b/>
          <w:color w:val="000000"/>
          <w:sz w:val="20"/>
          <w:szCs w:val="20"/>
        </w:rPr>
      </w:pPr>
    </w:p>
    <w:p w:rsidR="00697FC9" w:rsidRDefault="00697FC9" w14:paraId="53E7D6B3" w14:textId="77777777">
      <w:pPr>
        <w:rPr>
          <w:b/>
          <w:color w:val="000000"/>
          <w:sz w:val="20"/>
          <w:szCs w:val="20"/>
        </w:rPr>
      </w:pPr>
    </w:p>
    <w:p w:rsidR="00697FC9" w:rsidRDefault="00697FC9" w14:paraId="00247C41" w14:textId="77777777">
      <w:pPr>
        <w:rPr>
          <w:b/>
          <w:color w:val="000000"/>
          <w:sz w:val="20"/>
          <w:szCs w:val="20"/>
        </w:rPr>
      </w:pPr>
    </w:p>
    <w:p w:rsidR="00697FC9" w:rsidRDefault="00697FC9" w14:paraId="12BF7A52" w14:textId="77777777">
      <w:pPr>
        <w:rPr>
          <w:b/>
          <w:color w:val="000000"/>
          <w:sz w:val="20"/>
          <w:szCs w:val="20"/>
        </w:rPr>
      </w:pPr>
    </w:p>
    <w:p w:rsidR="00697FC9" w:rsidRDefault="00697FC9" w14:paraId="56C451D0" w14:textId="77777777">
      <w:pPr>
        <w:rPr>
          <w:b/>
          <w:color w:val="000000"/>
          <w:sz w:val="20"/>
          <w:szCs w:val="20"/>
        </w:rPr>
      </w:pPr>
    </w:p>
    <w:p w:rsidR="00697FC9" w:rsidRDefault="00697FC9" w14:paraId="44837F58" w14:textId="77777777">
      <w:pPr>
        <w:rPr>
          <w:b/>
          <w:color w:val="000000"/>
          <w:sz w:val="20"/>
          <w:szCs w:val="20"/>
        </w:rPr>
      </w:pPr>
    </w:p>
    <w:p w:rsidR="00697FC9" w:rsidRDefault="00697FC9" w14:paraId="03B93CC6" w14:textId="77777777">
      <w:pPr>
        <w:rPr>
          <w:b/>
          <w:color w:val="000000"/>
          <w:sz w:val="20"/>
          <w:szCs w:val="20"/>
        </w:rPr>
      </w:pPr>
    </w:p>
    <w:p w:rsidR="00697FC9" w:rsidRDefault="00697FC9" w14:paraId="745D1752" w14:textId="77777777">
      <w:pPr>
        <w:rPr>
          <w:b/>
          <w:color w:val="000000"/>
          <w:sz w:val="20"/>
          <w:szCs w:val="20"/>
        </w:rPr>
      </w:pPr>
    </w:p>
    <w:p w:rsidR="00697FC9" w:rsidRDefault="00697FC9" w14:paraId="3254A91D" w14:textId="77777777">
      <w:pPr>
        <w:rPr>
          <w:b/>
          <w:color w:val="000000"/>
          <w:sz w:val="20"/>
          <w:szCs w:val="20"/>
        </w:rPr>
      </w:pPr>
    </w:p>
    <w:p w:rsidR="00697FC9" w:rsidRDefault="00697FC9" w14:paraId="74E88EFB" w14:textId="77777777">
      <w:pPr>
        <w:rPr>
          <w:b/>
          <w:color w:val="000000"/>
          <w:sz w:val="20"/>
          <w:szCs w:val="20"/>
        </w:rPr>
      </w:pPr>
    </w:p>
    <w:p w:rsidR="00697FC9" w:rsidRDefault="00697FC9" w14:paraId="18C21E09" w14:textId="77777777">
      <w:pPr>
        <w:rPr>
          <w:b/>
          <w:color w:val="000000"/>
          <w:sz w:val="20"/>
          <w:szCs w:val="20"/>
        </w:rPr>
      </w:pPr>
    </w:p>
    <w:p w:rsidR="00697FC9" w:rsidRDefault="00697FC9" w14:paraId="6A06F3A4" w14:textId="77777777">
      <w:pPr>
        <w:rPr>
          <w:b/>
          <w:color w:val="000000"/>
          <w:sz w:val="20"/>
          <w:szCs w:val="20"/>
        </w:rPr>
      </w:pPr>
    </w:p>
    <w:p w:rsidR="00697FC9" w:rsidRDefault="00697FC9" w14:paraId="27BDD982" w14:textId="77777777">
      <w:pPr>
        <w:rPr>
          <w:b/>
          <w:color w:val="000000"/>
          <w:sz w:val="20"/>
          <w:szCs w:val="20"/>
        </w:rPr>
      </w:pPr>
    </w:p>
    <w:p w:rsidR="00697FC9" w:rsidRDefault="00697FC9" w14:paraId="394E1E87" w14:textId="77777777">
      <w:pPr>
        <w:rPr>
          <w:b/>
          <w:color w:val="000000"/>
          <w:sz w:val="20"/>
          <w:szCs w:val="20"/>
        </w:rPr>
      </w:pPr>
    </w:p>
    <w:p w:rsidR="00697FC9" w:rsidRDefault="00697FC9" w14:paraId="04F5F3C5" w14:textId="77777777">
      <w:pPr>
        <w:rPr>
          <w:b/>
          <w:color w:val="000000"/>
          <w:sz w:val="20"/>
          <w:szCs w:val="20"/>
        </w:rPr>
      </w:pPr>
    </w:p>
    <w:p w:rsidR="00697FC9" w:rsidRDefault="00697FC9" w14:paraId="6A956E0F" w14:textId="77777777">
      <w:pPr>
        <w:rPr>
          <w:b/>
          <w:color w:val="000000"/>
          <w:sz w:val="20"/>
          <w:szCs w:val="20"/>
        </w:rPr>
      </w:pPr>
    </w:p>
    <w:p w:rsidR="00697FC9" w:rsidRDefault="00697FC9" w14:paraId="01AC16B6" w14:textId="77777777">
      <w:pPr>
        <w:spacing w:before="4"/>
        <w:rPr>
          <w:b/>
          <w:color w:val="000000"/>
        </w:rPr>
      </w:pPr>
    </w:p>
    <w:p w:rsidR="00697FC9" w:rsidRDefault="00000000" w14:paraId="41EFEEC0" w14:textId="77777777">
      <w:pPr>
        <w:spacing w:before="93"/>
        <w:ind w:left="2261"/>
        <w:jc w:val="both"/>
        <w:rPr>
          <w:color w:val="000000"/>
        </w:rPr>
      </w:pPr>
      <w:bookmarkStart w:name="_4d34og8" w:id="8"/>
      <w:bookmarkEnd w:id="8"/>
      <w:r>
        <w:rPr>
          <w:color w:val="000000"/>
        </w:rPr>
        <w:t xml:space="preserve">BRANDÃO, Joel Natan Herculano; DOS SANTOS, Alan </w:t>
      </w:r>
      <w:proofErr w:type="spellStart"/>
      <w:r>
        <w:rPr>
          <w:color w:val="000000"/>
        </w:rPr>
        <w:t>Dreivisson</w:t>
      </w:r>
      <w:proofErr w:type="spellEnd"/>
      <w:r>
        <w:rPr>
          <w:color w:val="000000"/>
        </w:rPr>
        <w:t xml:space="preserve"> Lacerda; NETO, Aldo </w:t>
      </w:r>
      <w:proofErr w:type="spellStart"/>
      <w:r>
        <w:rPr>
          <w:color w:val="000000"/>
        </w:rPr>
        <w:t>Barduco</w:t>
      </w:r>
      <w:proofErr w:type="spellEnd"/>
      <w:r>
        <w:rPr>
          <w:color w:val="000000"/>
        </w:rPr>
        <w:t xml:space="preserve">; TEBERGA, Leon de Freitas. </w:t>
      </w:r>
      <w:r>
        <w:rPr>
          <w:b/>
          <w:color w:val="000000"/>
        </w:rPr>
        <w:t>INVENI</w:t>
      </w:r>
      <w:r>
        <w:rPr>
          <w:color w:val="000000"/>
        </w:rPr>
        <w:t>: Plataforma de Apoio e Divulgação de Professores Autônomos. Guaratinguetá, 20</w:t>
      </w:r>
      <w:r>
        <w:t>23</w:t>
      </w:r>
      <w:r>
        <w:rPr>
          <w:color w:val="000000"/>
        </w:rPr>
        <w:t>. XX páginas. Relatório Técnico-científico, Curso de Análise e Desenvolvimento de Sistemas, Faculdade de Tecnologia de Guaratinguetá, 20</w:t>
      </w:r>
      <w:r>
        <w:t>23</w:t>
      </w:r>
      <w:r>
        <w:rPr>
          <w:color w:val="000000"/>
        </w:rPr>
        <w:t>.</w:t>
      </w:r>
      <w:r>
        <w:br w:type="page"/>
      </w:r>
    </w:p>
    <w:p w:rsidR="00697FC9" w:rsidRDefault="00000000" w14:paraId="2CA72328" w14:textId="77777777">
      <w:pPr>
        <w:ind w:right="1"/>
        <w:jc w:val="both"/>
        <w:rPr>
          <w:color w:val="000000"/>
        </w:rPr>
      </w:pPr>
      <w:r>
        <w:rPr>
          <w:color w:val="000000"/>
        </w:rPr>
        <w:t xml:space="preserve">BRANDÃO, Joel Natan Herculano; DOS SANTOS, Alan </w:t>
      </w:r>
      <w:proofErr w:type="spellStart"/>
      <w:r>
        <w:rPr>
          <w:color w:val="000000"/>
        </w:rPr>
        <w:t>Dreivisson</w:t>
      </w:r>
      <w:proofErr w:type="spellEnd"/>
      <w:r>
        <w:rPr>
          <w:color w:val="000000"/>
        </w:rPr>
        <w:t xml:space="preserve"> Lacerda; NETO, Aldo </w:t>
      </w:r>
      <w:proofErr w:type="spellStart"/>
      <w:r>
        <w:rPr>
          <w:color w:val="000000"/>
        </w:rPr>
        <w:t>Barduco</w:t>
      </w:r>
      <w:proofErr w:type="spellEnd"/>
      <w:r>
        <w:rPr>
          <w:color w:val="000000"/>
        </w:rPr>
        <w:t xml:space="preserve">; TEBERGA, Leon de Freitas. </w:t>
      </w:r>
      <w:r>
        <w:rPr>
          <w:b/>
          <w:color w:val="000000"/>
        </w:rPr>
        <w:t>INVENI</w:t>
      </w:r>
      <w:r>
        <w:rPr>
          <w:color w:val="000000"/>
        </w:rPr>
        <w:t>: Plataforma de Apoio e Divulgação de Professores Autônomos. Guaratinguetá, 20</w:t>
      </w:r>
      <w:r>
        <w:t>23</w:t>
      </w:r>
      <w:r>
        <w:rPr>
          <w:color w:val="000000"/>
        </w:rPr>
        <w:t>. 36 páginas. Relatório Técnico-científico, Curso de Análise e Desenvolvimento de Sistemas, Faculdade de Tecnologia de Guaratinguetá, 20</w:t>
      </w:r>
      <w:r>
        <w:t>23</w:t>
      </w:r>
      <w:r>
        <w:rPr>
          <w:color w:val="000000"/>
        </w:rPr>
        <w:t>.</w:t>
      </w:r>
    </w:p>
    <w:p w:rsidR="00697FC9" w:rsidRDefault="00697FC9" w14:paraId="22FC7320" w14:textId="77777777">
      <w:pPr>
        <w:pStyle w:val="Ttulo5"/>
        <w:ind w:firstLine="1532"/>
      </w:pPr>
    </w:p>
    <w:p w:rsidR="00697FC9" w:rsidRDefault="00697FC9" w14:paraId="49D951F0" w14:textId="77777777"/>
    <w:p w:rsidR="00697FC9" w:rsidRDefault="00000000" w14:paraId="312950AF" w14:textId="77777777">
      <w:pPr>
        <w:pStyle w:val="Ttulo5"/>
        <w:ind w:left="4202"/>
      </w:pPr>
      <w:r>
        <w:t>Resumo</w:t>
      </w:r>
    </w:p>
    <w:p w:rsidR="00697FC9" w:rsidRDefault="00697FC9" w14:paraId="19092404" w14:textId="77777777"/>
    <w:p w:rsidR="00697FC9" w:rsidRDefault="00697FC9" w14:paraId="0EB76A26" w14:textId="77777777">
      <w:pPr>
        <w:spacing w:before="6"/>
        <w:jc w:val="both"/>
        <w:rPr>
          <w:color w:val="CC0000"/>
        </w:rPr>
      </w:pPr>
    </w:p>
    <w:p w:rsidR="00697FC9" w:rsidP="30FEA9A6" w:rsidRDefault="00000000" w14:paraId="2D6FEC3A" w14:textId="04077716">
      <w:pPr>
        <w:jc w:val="both"/>
        <w:pPrChange w:author="BRUNO DONIZETI DA SILVA" w:date="2023-12-06T21:00:00Z" w:id="9">
          <w:pPr>
            <w:spacing w:line="360" w:lineRule="auto"/>
            <w:jc w:val="both"/>
          </w:pPr>
        </w:pPrChange>
      </w:pPr>
      <w:r w:rsidRPr="30FEA9A6" w:rsidR="30FEA9A6">
        <w:rPr>
          <w:color w:val="1F1F1F"/>
        </w:rPr>
        <w:t>O presente trabalho tem como objetivo o desenvolvimento de um sistema de divulgação de professores na internet, como forma de solucionar a dificuldade</w:t>
      </w:r>
      <w:r w:rsidR="30FEA9A6">
        <w:rPr/>
        <w:t xml:space="preserve"> que instrutores autônomos</w:t>
      </w:r>
      <w:r w:rsidRPr="30FEA9A6" w:rsidR="30FEA9A6">
        <w:rPr>
          <w:color w:val="FF0000"/>
        </w:rPr>
        <w:t xml:space="preserve"> </w:t>
      </w:r>
      <w:r w:rsidR="30FEA9A6">
        <w:rPr/>
        <w:t>têm na exposição de seus serviços, ajudando pessoas interessadas em aprender a encontrar profissionais e assim</w:t>
      </w:r>
      <w:r w:rsidRPr="30FEA9A6" w:rsidR="30FEA9A6">
        <w:rPr>
          <w:color w:val="FF0000"/>
        </w:rPr>
        <w:t xml:space="preserve"> </w:t>
      </w:r>
      <w:r w:rsidRPr="30FEA9A6" w:rsidR="30FEA9A6">
        <w:rPr>
          <w:color w:val="000000" w:themeColor="text1" w:themeTint="FF" w:themeShade="FF"/>
        </w:rPr>
        <w:t>entrar em contato</w:t>
      </w:r>
      <w:r w:rsidR="30FEA9A6">
        <w:rPr/>
        <w:t>. Juntamente com o sistema vem uma ferramenta acessível de compartilhamento de arquivos didáticos de forma prática e estável. Com a mudança notória no mercado de trabalh</w:t>
      </w:r>
      <w:ins w:author="Joel Natan" w:date="2023-11-22T00:43:00Z" w:id="1592523870">
        <w:r w:rsidR="30FEA9A6">
          <w:t>o,</w:t>
        </w:r>
      </w:ins>
      <w:r w:rsidR="30FEA9A6">
        <w:rPr/>
        <w:t xml:space="preserve"> tendo em vista a dificuldade para conquistar e manter uma vaga de emprego, propõe-se a criação de uma plataforma de divulgação de serviços relacionados com o ensino de assuntos diversos, onde não é necessária a comprovação da qualificação por meio de certificados formais, sendo assim acessível para pessoas que buscam uma forma alternativa de renda. Com o foco para mestres e aprendizes, o </w:t>
      </w:r>
      <w:r w:rsidR="30FEA9A6">
        <w:rPr/>
        <w:t>Inveni</w:t>
      </w:r>
      <w:r w:rsidR="30FEA9A6">
        <w:rPr/>
        <w:t xml:space="preserve"> vem para suprir a necessidade da criação do nicho focado em aprendizado acessível e prático para ambos os públicos e ser um sistema diferencial com representatividade nesse ramo. Utilizando os princípios de metodologia ágil, o sistema conseguiu atingir suas expectativas, onde a maior autonomia e disciplina da equipe conseguiu se sobrepor no desenvolvimento do projeto completo, com isso mais agilidade e rapidez na entrega do que foi proposto ao longo do trabalho, aprimoramento contínuo a partir de </w:t>
      </w:r>
      <w:r w:rsidRPr="30FEA9A6" w:rsidR="30FEA9A6">
        <w:rPr>
          <w:i w:val="1"/>
          <w:iCs w:val="1"/>
        </w:rPr>
        <w:t>feedbacks</w:t>
      </w:r>
      <w:r w:rsidR="30FEA9A6">
        <w:rPr/>
        <w:t xml:space="preserve"> e assim a tendo a possibilidade de um maior aperfeiçoamento. Com tudo alterações estão previstas no trabalho, com o intuito do aperfeiçoamento no que se diz respeito a uma plataforma de divulgação de professores na internet. Novas funcionalidades estarão previstas para o futuro do projeto, incluindo uma maior interação entre ambos os públicos dentro da plataforma, para que negociações sobre os serviços propostos sejam estabelecidos dentro do </w:t>
      </w:r>
      <w:r w:rsidR="30FEA9A6">
        <w:rPr/>
        <w:t>Inveni</w:t>
      </w:r>
      <w:r w:rsidR="30FEA9A6">
        <w:rPr/>
        <w:t>, assim abrindo possibilidades para maiores formas de monetização e implementações futuras, fruto do maior contato entre o professor e o seu eventual aluno.</w:t>
      </w:r>
    </w:p>
    <w:p w:rsidR="00697FC9" w:rsidRDefault="00697FC9" w14:paraId="39C63E4B" w14:textId="77777777">
      <w:pPr>
        <w:spacing w:before="6"/>
        <w:jc w:val="both"/>
      </w:pPr>
    </w:p>
    <w:p w:rsidR="00697FC9" w:rsidRDefault="00697FC9" w14:paraId="05509931" w14:textId="77777777">
      <w:pPr>
        <w:spacing w:before="6"/>
        <w:jc w:val="both"/>
      </w:pPr>
    </w:p>
    <w:p w:rsidR="00697FC9" w:rsidRDefault="00697FC9" w14:paraId="0011AD65" w14:textId="77777777">
      <w:pPr>
        <w:spacing w:before="6"/>
        <w:jc w:val="both"/>
      </w:pPr>
    </w:p>
    <w:p w:rsidR="00697FC9" w:rsidRDefault="00697FC9" w14:paraId="41359ED5" w14:textId="77777777">
      <w:pPr>
        <w:spacing w:before="6"/>
        <w:jc w:val="both"/>
      </w:pPr>
    </w:p>
    <w:p w:rsidR="00697FC9" w:rsidRDefault="00697FC9" w14:paraId="411B327D" w14:textId="77777777">
      <w:pPr>
        <w:spacing w:before="6"/>
        <w:jc w:val="both"/>
      </w:pPr>
    </w:p>
    <w:p w:rsidR="00697FC9" w:rsidRDefault="00000000" w14:paraId="4B6CB61C" w14:textId="77777777">
      <w:pPr>
        <w:spacing w:before="6"/>
        <w:jc w:val="both"/>
      </w:pPr>
      <w:proofErr w:type="gramStart"/>
      <w:r>
        <w:t>Palavras chave</w:t>
      </w:r>
      <w:proofErr w:type="gramEnd"/>
      <w:r>
        <w:t>: Professor remoto, Aula, Cursos, Educação online, Matérias presencial.</w:t>
      </w:r>
    </w:p>
    <w:p w:rsidR="00697FC9" w:rsidRDefault="00697FC9" w14:paraId="24931BB4" w14:textId="77777777">
      <w:pPr>
        <w:spacing w:line="360" w:lineRule="auto"/>
        <w:jc w:val="both"/>
      </w:pPr>
    </w:p>
    <w:p w:rsidR="00697FC9" w:rsidRDefault="00697FC9" w14:paraId="3A9A7F77" w14:textId="77777777">
      <w:pPr>
        <w:pStyle w:val="Ttulo5"/>
        <w:spacing w:before="207"/>
        <w:ind w:left="0"/>
        <w:rPr>
          <w:b w:val="0"/>
        </w:rPr>
      </w:pPr>
    </w:p>
    <w:p w:rsidRPr="00854DE2" w:rsidR="00697FC9" w:rsidRDefault="00000000" w14:paraId="5418BF1D" w14:textId="77777777">
      <w:pPr>
        <w:pStyle w:val="Ttulo5"/>
        <w:spacing w:before="207"/>
        <w:ind w:left="3600" w:firstLine="720"/>
        <w:rPr>
          <w:lang w:val="en-US"/>
        </w:rPr>
      </w:pPr>
      <w:r w:rsidRPr="00854DE2">
        <w:rPr>
          <w:lang w:val="en-US"/>
        </w:rPr>
        <w:t>Abstract</w:t>
      </w:r>
    </w:p>
    <w:p w:rsidRPr="00854DE2" w:rsidR="00697FC9" w:rsidRDefault="00697FC9" w14:paraId="54688EEE" w14:textId="77777777">
      <w:pPr>
        <w:rPr>
          <w:lang w:val="en-US"/>
        </w:rPr>
      </w:pPr>
    </w:p>
    <w:p w:rsidRPr="00854DE2" w:rsidR="00697FC9" w:rsidRDefault="00697FC9" w14:paraId="4A4020AB" w14:textId="77777777">
      <w:pPr>
        <w:spacing w:before="6"/>
        <w:jc w:val="both"/>
        <w:rPr>
          <w:i/>
          <w:lang w:val="en-US"/>
        </w:rPr>
      </w:pPr>
    </w:p>
    <w:p w:rsidRPr="00854DE2" w:rsidR="00697FC9" w:rsidRDefault="00697FC9" w14:paraId="193222A8" w14:textId="77777777">
      <w:pPr>
        <w:spacing w:line="360" w:lineRule="auto"/>
        <w:jc w:val="both"/>
        <w:rPr>
          <w:lang w:val="en-US"/>
        </w:rPr>
      </w:pPr>
    </w:p>
    <w:p w:rsidRPr="00854DE2" w:rsidR="00697FC9" w:rsidRDefault="00000000" w14:paraId="3368350A" w14:textId="77777777">
      <w:pPr>
        <w:spacing w:line="360" w:lineRule="auto"/>
        <w:jc w:val="both"/>
        <w:rPr>
          <w:lang w:val="en-US"/>
        </w:rPr>
      </w:pPr>
      <w:r w:rsidRPr="00854DE2">
        <w:rPr>
          <w:lang w:val="en-US"/>
        </w:rPr>
        <w:t xml:space="preserve">The present work aims to develop a system for promoting teachers on the internet, as a way of solving the difficulty that independent instructors have in exposing their services, helping people interested in learning to find professionals and thus get in touch. Along with the system comes an accessible tool for sharing educational files in a practical and stable way. </w:t>
      </w:r>
      <w:r w:rsidRPr="00854DE2">
        <w:rPr>
          <w:lang w:val="en-US"/>
        </w:rPr>
        <w:t xml:space="preserve">With the notable change in the job market, </w:t>
      </w:r>
      <w:proofErr w:type="gramStart"/>
      <w:r w:rsidRPr="00854DE2">
        <w:rPr>
          <w:lang w:val="en-US"/>
        </w:rPr>
        <w:t>taking into account</w:t>
      </w:r>
      <w:proofErr w:type="gramEnd"/>
      <w:r w:rsidRPr="00854DE2">
        <w:rPr>
          <w:lang w:val="en-US"/>
        </w:rPr>
        <w:t xml:space="preserve"> the difficulty of obtaining and maintaining a job vacancy, it is proposed to create a platform for the dissemination of services related to the teaching of various subjects, where it is not necessary to prove the qualification through formal certificates, thus being accessible to people looking for an alternative form of income. With a focus on masters and apprentices, </w:t>
      </w:r>
      <w:proofErr w:type="spellStart"/>
      <w:r w:rsidRPr="00854DE2">
        <w:rPr>
          <w:lang w:val="en-US"/>
        </w:rPr>
        <w:t>Inveni</w:t>
      </w:r>
      <w:proofErr w:type="spellEnd"/>
      <w:r w:rsidRPr="00854DE2">
        <w:rPr>
          <w:lang w:val="en-US"/>
        </w:rPr>
        <w:t xml:space="preserve"> comes to meet the need to create a niche focused on accessible and practical learning for both audiences and be a differentiating system with representation in this field. Using the principles of agile methodology, the system achieved its expectations, where the greater autonomy and discipline of the team managed to prevail in the development of the complete project, with this more agility and speed in the delivery that was proposed throughout the work, improvement updated from feedback and thus having the possibility of further improvement. However, mortifications are foreseen in the work, with the aim of improving what concerns a teacher dissemination platform on the internet. New features planned for the future of the project, including greater interaction between both audiences within the platform, so that negotiations on the proposed services are proposed within </w:t>
      </w:r>
      <w:proofErr w:type="spellStart"/>
      <w:r w:rsidRPr="00854DE2">
        <w:rPr>
          <w:lang w:val="en-US"/>
        </w:rPr>
        <w:t>Inveni</w:t>
      </w:r>
      <w:proofErr w:type="spellEnd"/>
      <w:r w:rsidRPr="00854DE2">
        <w:rPr>
          <w:lang w:val="en-US"/>
        </w:rPr>
        <w:t xml:space="preserve">, thus </w:t>
      </w:r>
      <w:proofErr w:type="gramStart"/>
      <w:r w:rsidRPr="00854DE2">
        <w:rPr>
          <w:lang w:val="en-US"/>
        </w:rPr>
        <w:t>opening up</w:t>
      </w:r>
      <w:proofErr w:type="gramEnd"/>
      <w:r w:rsidRPr="00854DE2">
        <w:rPr>
          <w:lang w:val="en-US"/>
        </w:rPr>
        <w:t xml:space="preserve"> possibilities for greater forms of monetization and future implementations, as a result of greater contact between the teacher and his potential student.</w:t>
      </w:r>
    </w:p>
    <w:p w:rsidRPr="00854DE2" w:rsidR="00697FC9" w:rsidRDefault="00697FC9" w14:paraId="3FC78857" w14:textId="77777777">
      <w:pPr>
        <w:spacing w:line="360" w:lineRule="auto"/>
        <w:jc w:val="both"/>
        <w:rPr>
          <w:lang w:val="en-US"/>
        </w:rPr>
      </w:pPr>
    </w:p>
    <w:p w:rsidRPr="00854DE2" w:rsidR="00697FC9" w:rsidRDefault="00697FC9" w14:paraId="64C644EC" w14:textId="77777777">
      <w:pPr>
        <w:spacing w:line="360" w:lineRule="auto"/>
        <w:jc w:val="both"/>
        <w:rPr>
          <w:lang w:val="en-US"/>
        </w:rPr>
      </w:pPr>
    </w:p>
    <w:p w:rsidRPr="00854DE2" w:rsidR="00697FC9" w:rsidRDefault="00697FC9" w14:paraId="254F1157" w14:textId="77777777">
      <w:pPr>
        <w:spacing w:line="360" w:lineRule="auto"/>
        <w:jc w:val="both"/>
        <w:rPr>
          <w:lang w:val="en-US"/>
        </w:rPr>
      </w:pPr>
    </w:p>
    <w:p w:rsidRPr="00854DE2" w:rsidR="00697FC9" w:rsidRDefault="00697FC9" w14:paraId="6558F6E4" w14:textId="77777777">
      <w:pPr>
        <w:spacing w:line="360" w:lineRule="auto"/>
        <w:jc w:val="both"/>
        <w:rPr>
          <w:lang w:val="en-US"/>
        </w:rPr>
      </w:pPr>
    </w:p>
    <w:p w:rsidRPr="00854DE2" w:rsidR="00697FC9" w:rsidRDefault="00697FC9" w14:paraId="21048330" w14:textId="77777777">
      <w:pPr>
        <w:spacing w:line="360" w:lineRule="auto"/>
        <w:jc w:val="both"/>
        <w:rPr>
          <w:lang w:val="en-US"/>
        </w:rPr>
      </w:pPr>
    </w:p>
    <w:p w:rsidRPr="00854DE2" w:rsidR="00697FC9" w:rsidRDefault="00000000" w14:paraId="452993AA" w14:textId="77777777">
      <w:pPr>
        <w:spacing w:line="360" w:lineRule="auto"/>
        <w:jc w:val="both"/>
        <w:rPr>
          <w:lang w:val="en-US"/>
        </w:rPr>
      </w:pPr>
      <w:r w:rsidRPr="00854DE2">
        <w:rPr>
          <w:i/>
          <w:lang w:val="en-US"/>
        </w:rPr>
        <w:t>Keywords: Remote teacher, Class, Courses, Online education, In-person subject</w:t>
      </w:r>
    </w:p>
    <w:p w:rsidRPr="00854DE2" w:rsidR="00697FC9" w:rsidRDefault="00697FC9" w14:paraId="6712C8AE" w14:textId="77777777">
      <w:pPr>
        <w:spacing w:before="6"/>
        <w:jc w:val="both"/>
        <w:rPr>
          <w:lang w:val="en-US"/>
        </w:rPr>
      </w:pPr>
    </w:p>
    <w:p w:rsidRPr="00854DE2" w:rsidR="00697FC9" w:rsidRDefault="00697FC9" w14:paraId="56A9B8F1" w14:textId="77777777">
      <w:pPr>
        <w:spacing w:before="6"/>
        <w:jc w:val="both"/>
        <w:rPr>
          <w:lang w:val="en-US"/>
        </w:rPr>
      </w:pPr>
    </w:p>
    <w:p w:rsidRPr="00854DE2" w:rsidR="00697FC9" w:rsidRDefault="00697FC9" w14:paraId="4828C772" w14:textId="77777777">
      <w:pPr>
        <w:spacing w:before="6"/>
        <w:jc w:val="both"/>
        <w:rPr>
          <w:lang w:val="en-US"/>
        </w:rPr>
      </w:pPr>
    </w:p>
    <w:p w:rsidR="00697FC9" w:rsidRDefault="00000000" w14:paraId="5F784EB5" w14:textId="77777777">
      <w:pPr>
        <w:spacing w:before="6"/>
        <w:jc w:val="both"/>
      </w:pPr>
      <w:r>
        <w:t>.</w:t>
      </w:r>
    </w:p>
    <w:p w:rsidR="00697FC9" w:rsidRDefault="00697FC9" w14:paraId="25705DFB" w14:textId="77777777">
      <w:pPr>
        <w:spacing w:before="6"/>
        <w:jc w:val="both"/>
        <w:rPr>
          <w:color w:val="1F1F1F"/>
        </w:rPr>
      </w:pPr>
    </w:p>
    <w:p w:rsidR="00697FC9" w:rsidRDefault="00697FC9" w14:paraId="62D2330F" w14:textId="77777777">
      <w:pPr>
        <w:spacing w:before="6"/>
        <w:jc w:val="both"/>
        <w:rPr>
          <w:color w:val="CC0000"/>
        </w:rPr>
      </w:pPr>
    </w:p>
    <w:p w:rsidR="00697FC9" w:rsidRDefault="00697FC9" w14:paraId="34FDAE3A" w14:textId="77777777">
      <w:pPr>
        <w:spacing w:before="6" w:line="360" w:lineRule="auto"/>
        <w:jc w:val="both"/>
        <w:rPr>
          <w:color w:val="000000"/>
        </w:rPr>
      </w:pPr>
    </w:p>
    <w:p w:rsidR="00697FC9" w:rsidRDefault="00697FC9" w14:paraId="0311B081" w14:textId="77777777">
      <w:pPr>
        <w:pStyle w:val="Ttulo5"/>
        <w:spacing w:before="207"/>
        <w:ind w:left="4190"/>
      </w:pPr>
    </w:p>
    <w:p w:rsidR="00697FC9" w:rsidRDefault="00697FC9" w14:paraId="58ACF8A3" w14:textId="77777777">
      <w:pPr>
        <w:ind w:right="1"/>
        <w:jc w:val="both"/>
      </w:pPr>
    </w:p>
    <w:p w:rsidR="00697FC9" w:rsidRDefault="00697FC9" w14:paraId="7ECB72C2" w14:textId="77777777">
      <w:pPr>
        <w:ind w:left="1537" w:right="1571"/>
        <w:jc w:val="both"/>
        <w:rPr>
          <w:b/>
          <w:sz w:val="28"/>
          <w:szCs w:val="28"/>
        </w:rPr>
      </w:pPr>
    </w:p>
    <w:p w:rsidR="00697FC9" w:rsidRDefault="00000000" w14:paraId="5DFE82BF" w14:textId="77777777">
      <w:pPr>
        <w:ind w:left="2160" w:firstLine="720"/>
      </w:pPr>
      <w:r>
        <w:rPr>
          <w:b/>
          <w:sz w:val="28"/>
          <w:szCs w:val="28"/>
        </w:rPr>
        <w:t>LISTA DE FIGURAS</w:t>
      </w:r>
    </w:p>
    <w:p w:rsidR="00697FC9" w:rsidRDefault="00697FC9" w14:paraId="07EAC669" w14:textId="77777777">
      <w:pPr>
        <w:spacing w:before="94"/>
        <w:ind w:right="4"/>
        <w:jc w:val="center"/>
        <w:rPr>
          <w:b/>
          <w:sz w:val="28"/>
          <w:szCs w:val="28"/>
        </w:rPr>
      </w:pPr>
    </w:p>
    <w:p w:rsidR="00697FC9" w:rsidRDefault="00000000" w14:paraId="54CA68A2" w14:textId="77777777">
      <w:pPr>
        <w:spacing w:before="94"/>
        <w:ind w:right="4"/>
        <w:rPr>
          <w:rFonts w:ascii="Times New Roman" w:hAnsi="Times New Roman" w:eastAsia="Times New Roman" w:cs="Times New Roman"/>
          <w:color w:val="000000"/>
          <w:sz w:val="24"/>
          <w:szCs w:val="24"/>
        </w:rPr>
      </w:pPr>
      <w:r>
        <w:rPr>
          <w:b/>
          <w:color w:val="000000"/>
        </w:rPr>
        <w:t>Figura 1 - Diagrama Geral De Caso de Uso.......................................................................15</w:t>
      </w:r>
    </w:p>
    <w:p w:rsidR="00697FC9" w:rsidRDefault="00000000" w14:paraId="741CFB6B" w14:textId="77777777">
      <w:pPr>
        <w:spacing w:before="94"/>
        <w:ind w:right="4"/>
        <w:rPr>
          <w:rFonts w:ascii="Times New Roman" w:hAnsi="Times New Roman" w:eastAsia="Times New Roman" w:cs="Times New Roman"/>
          <w:color w:val="000000"/>
          <w:sz w:val="24"/>
          <w:szCs w:val="24"/>
        </w:rPr>
      </w:pPr>
      <w:r>
        <w:rPr>
          <w:b/>
          <w:color w:val="000000"/>
        </w:rPr>
        <w:t>Figura 2 - Diagrama de Classe............................................................................................18</w:t>
      </w:r>
    </w:p>
    <w:p w:rsidR="00697FC9" w:rsidRDefault="00000000" w14:paraId="16E63FA5" w14:textId="77777777">
      <w:pPr>
        <w:spacing w:before="94"/>
        <w:ind w:right="4"/>
        <w:rPr>
          <w:rFonts w:ascii="Times New Roman" w:hAnsi="Times New Roman" w:eastAsia="Times New Roman" w:cs="Times New Roman"/>
          <w:color w:val="000000"/>
          <w:sz w:val="24"/>
          <w:szCs w:val="24"/>
        </w:rPr>
      </w:pPr>
      <w:r>
        <w:rPr>
          <w:b/>
          <w:color w:val="000000"/>
        </w:rPr>
        <w:t>Figura 3 - Modelagem de Banco de Dados........................................................................22</w:t>
      </w:r>
    </w:p>
    <w:p w:rsidR="00697FC9" w:rsidRDefault="00000000" w14:paraId="1A245584" w14:textId="77777777">
      <w:pPr>
        <w:spacing w:before="94"/>
        <w:ind w:right="4"/>
        <w:rPr>
          <w:rFonts w:ascii="Times New Roman" w:hAnsi="Times New Roman" w:eastAsia="Times New Roman" w:cs="Times New Roman"/>
          <w:color w:val="000000"/>
          <w:sz w:val="24"/>
          <w:szCs w:val="24"/>
        </w:rPr>
      </w:pPr>
      <w:r>
        <w:rPr>
          <w:b/>
          <w:color w:val="000000"/>
        </w:rPr>
        <w:t xml:space="preserve">Figura 4 – Tela Minhas </w:t>
      </w:r>
      <w:proofErr w:type="spellStart"/>
      <w:r>
        <w:rPr>
          <w:b/>
          <w:color w:val="000000"/>
        </w:rPr>
        <w:t>tematicas</w:t>
      </w:r>
      <w:proofErr w:type="spellEnd"/>
      <w:r>
        <w:rPr>
          <w:b/>
          <w:color w:val="000000"/>
        </w:rPr>
        <w:t xml:space="preserve"> ………...........................................................................22</w:t>
      </w:r>
    </w:p>
    <w:p w:rsidR="00697FC9" w:rsidRDefault="00000000" w14:paraId="7EF161BF" w14:textId="77777777">
      <w:pPr>
        <w:spacing w:before="94"/>
        <w:ind w:right="4"/>
        <w:rPr>
          <w:rFonts w:ascii="Times New Roman" w:hAnsi="Times New Roman" w:eastAsia="Times New Roman" w:cs="Times New Roman"/>
          <w:color w:val="000000"/>
          <w:sz w:val="24"/>
          <w:szCs w:val="24"/>
        </w:rPr>
      </w:pPr>
      <w:r>
        <w:rPr>
          <w:b/>
          <w:color w:val="000000"/>
        </w:rPr>
        <w:t>Figura 5 – Tela Inicial ………………</w:t>
      </w:r>
      <w:proofErr w:type="gramStart"/>
      <w:r>
        <w:rPr>
          <w:b/>
          <w:color w:val="000000"/>
        </w:rPr>
        <w:t>…..</w:t>
      </w:r>
      <w:proofErr w:type="gramEnd"/>
      <w:r>
        <w:rPr>
          <w:b/>
          <w:color w:val="000000"/>
        </w:rPr>
        <w:t>…...........................................................................23</w:t>
      </w:r>
    </w:p>
    <w:p w:rsidR="00697FC9" w:rsidRDefault="00000000" w14:paraId="0D3FD074" w14:textId="77777777">
      <w:pPr>
        <w:spacing w:before="94"/>
        <w:ind w:right="4"/>
        <w:rPr>
          <w:rFonts w:ascii="Times New Roman" w:hAnsi="Times New Roman" w:eastAsia="Times New Roman" w:cs="Times New Roman"/>
          <w:color w:val="000000"/>
          <w:sz w:val="24"/>
          <w:szCs w:val="24"/>
        </w:rPr>
      </w:pPr>
      <w:r>
        <w:rPr>
          <w:b/>
          <w:color w:val="000000"/>
        </w:rPr>
        <w:t xml:space="preserve">Figura 6 – Tela </w:t>
      </w:r>
      <w:proofErr w:type="gramStart"/>
      <w:r>
        <w:rPr>
          <w:b/>
          <w:color w:val="000000"/>
        </w:rPr>
        <w:t>cadastro  …</w:t>
      </w:r>
      <w:proofErr w:type="gramEnd"/>
      <w:r>
        <w:rPr>
          <w:b/>
          <w:color w:val="000000"/>
        </w:rPr>
        <w:t>……............…………...............................................................23</w:t>
      </w:r>
    </w:p>
    <w:p w:rsidR="00697FC9" w:rsidRDefault="00000000" w14:paraId="642CB38D" w14:textId="77777777">
      <w:pPr>
        <w:spacing w:before="94"/>
        <w:ind w:right="4"/>
        <w:rPr>
          <w:rFonts w:ascii="Times New Roman" w:hAnsi="Times New Roman" w:eastAsia="Times New Roman" w:cs="Times New Roman"/>
          <w:color w:val="000000"/>
          <w:sz w:val="24"/>
          <w:szCs w:val="24"/>
        </w:rPr>
      </w:pPr>
      <w:r>
        <w:rPr>
          <w:rFonts w:ascii="Times New Roman" w:hAnsi="Times New Roman" w:eastAsia="Times New Roman" w:cs="Times New Roman"/>
          <w:b/>
          <w:color w:val="000000"/>
          <w:sz w:val="24"/>
          <w:szCs w:val="24"/>
        </w:rPr>
        <w:t>Figura 7 – Tela Login ………................................………………........................................24</w:t>
      </w:r>
    </w:p>
    <w:p w:rsidR="00697FC9" w:rsidRDefault="00697FC9" w14:paraId="21F11805" w14:textId="77777777">
      <w:pPr>
        <w:spacing w:before="94" w:line="360" w:lineRule="auto"/>
        <w:ind w:right="4"/>
        <w:jc w:val="center"/>
        <w:rPr>
          <w:b/>
          <w:sz w:val="28"/>
          <w:szCs w:val="28"/>
        </w:rPr>
      </w:pPr>
    </w:p>
    <w:p w:rsidR="00697FC9" w:rsidRDefault="00697FC9" w14:paraId="39332B98" w14:textId="77777777">
      <w:pPr>
        <w:spacing w:before="94" w:line="360" w:lineRule="auto"/>
        <w:ind w:right="4"/>
        <w:jc w:val="center"/>
        <w:rPr>
          <w:b/>
          <w:sz w:val="28"/>
          <w:szCs w:val="28"/>
        </w:rPr>
      </w:pPr>
    </w:p>
    <w:p w:rsidR="00697FC9" w:rsidRDefault="00000000" w14:paraId="7B1C2D66" w14:textId="77777777">
      <w:pPr>
        <w:spacing w:before="94" w:line="360" w:lineRule="auto"/>
        <w:ind w:left="2160" w:right="4" w:firstLine="720"/>
        <w:rPr>
          <w:b/>
          <w:sz w:val="28"/>
          <w:szCs w:val="28"/>
        </w:rPr>
      </w:pPr>
      <w:r>
        <w:rPr>
          <w:b/>
          <w:sz w:val="28"/>
          <w:szCs w:val="28"/>
        </w:rPr>
        <w:t>LISTA DE QUADROS</w:t>
      </w:r>
    </w:p>
    <w:p w:rsidR="00697FC9" w:rsidRDefault="00697FC9" w14:paraId="03069154" w14:textId="77777777">
      <w:pPr>
        <w:rPr>
          <w:b/>
          <w:sz w:val="28"/>
          <w:szCs w:val="28"/>
        </w:rPr>
      </w:pPr>
    </w:p>
    <w:p w:rsidR="00697FC9" w:rsidRDefault="00000000" w14:paraId="2E01ECF4" w14:textId="77777777">
      <w:pPr>
        <w:spacing w:line="360" w:lineRule="auto"/>
        <w:rPr>
          <w:rFonts w:ascii="Times New Roman" w:hAnsi="Times New Roman" w:eastAsia="Times New Roman" w:cs="Times New Roman"/>
          <w:color w:val="000000"/>
          <w:sz w:val="24"/>
          <w:szCs w:val="24"/>
        </w:rPr>
      </w:pPr>
      <w:r>
        <w:rPr>
          <w:b/>
          <w:color w:val="000000"/>
        </w:rPr>
        <w:t>Quadro 1 - Regras de Negócios............................................…………………………………14</w:t>
      </w:r>
    </w:p>
    <w:p w:rsidR="00697FC9" w:rsidRDefault="00000000" w14:paraId="1AEC1148" w14:textId="77777777">
      <w:pPr>
        <w:spacing w:line="360" w:lineRule="auto"/>
        <w:rPr>
          <w:rFonts w:ascii="Times New Roman" w:hAnsi="Times New Roman" w:eastAsia="Times New Roman" w:cs="Times New Roman"/>
          <w:color w:val="000000"/>
          <w:sz w:val="24"/>
          <w:szCs w:val="24"/>
        </w:rPr>
      </w:pPr>
      <w:r>
        <w:rPr>
          <w:b/>
          <w:color w:val="000000"/>
        </w:rPr>
        <w:t>Quadro 2 - Requisitos Funcionais........................................…………………………………18</w:t>
      </w:r>
    </w:p>
    <w:p w:rsidR="00697FC9" w:rsidRDefault="00000000" w14:paraId="6D5FA9F5" w14:textId="77777777">
      <w:pPr>
        <w:spacing w:line="360" w:lineRule="auto"/>
        <w:rPr>
          <w:rFonts w:ascii="Times New Roman" w:hAnsi="Times New Roman" w:eastAsia="Times New Roman" w:cs="Times New Roman"/>
          <w:color w:val="000000"/>
          <w:sz w:val="24"/>
          <w:szCs w:val="24"/>
        </w:rPr>
      </w:pPr>
      <w:r>
        <w:rPr>
          <w:b/>
          <w:color w:val="000000"/>
        </w:rPr>
        <w:t>Quadro 3 - Requisitos Não Funcionais…………................................………………………21</w:t>
      </w:r>
    </w:p>
    <w:p w:rsidR="00697FC9" w:rsidRDefault="00697FC9" w14:paraId="0A07FBB1" w14:textId="77777777">
      <w:pPr>
        <w:rPr>
          <w:sz w:val="28"/>
          <w:szCs w:val="28"/>
        </w:rPr>
      </w:pPr>
    </w:p>
    <w:p w:rsidR="00697FC9" w:rsidRDefault="00697FC9" w14:paraId="6F4F6720" w14:textId="77777777">
      <w:pPr>
        <w:rPr>
          <w:sz w:val="28"/>
          <w:szCs w:val="28"/>
        </w:rPr>
      </w:pPr>
    </w:p>
    <w:p w:rsidR="00697FC9" w:rsidRDefault="00697FC9" w14:paraId="54342ECF" w14:textId="77777777">
      <w:pPr>
        <w:rPr>
          <w:sz w:val="28"/>
          <w:szCs w:val="28"/>
        </w:rPr>
      </w:pPr>
    </w:p>
    <w:p w:rsidR="00697FC9" w:rsidRDefault="00697FC9" w14:paraId="70F4A286" w14:textId="77777777">
      <w:pPr>
        <w:rPr>
          <w:sz w:val="28"/>
          <w:szCs w:val="28"/>
        </w:rPr>
      </w:pPr>
    </w:p>
    <w:p w:rsidR="00697FC9" w:rsidRDefault="00697FC9" w14:paraId="740BDB06" w14:textId="77777777">
      <w:pPr>
        <w:spacing w:before="94"/>
        <w:ind w:right="4"/>
        <w:rPr>
          <w:b/>
          <w:sz w:val="28"/>
          <w:szCs w:val="28"/>
        </w:rPr>
      </w:pPr>
    </w:p>
    <w:p w:rsidR="00697FC9" w:rsidRDefault="00697FC9" w14:paraId="05DE6833" w14:textId="77777777">
      <w:pPr>
        <w:spacing w:before="94"/>
        <w:ind w:right="4"/>
        <w:jc w:val="center"/>
        <w:rPr>
          <w:b/>
          <w:sz w:val="28"/>
          <w:szCs w:val="28"/>
        </w:rPr>
      </w:pPr>
    </w:p>
    <w:p w:rsidR="00697FC9" w:rsidRDefault="00697FC9" w14:paraId="4050191C" w14:textId="77777777">
      <w:pPr>
        <w:spacing w:before="94"/>
        <w:ind w:right="4"/>
        <w:jc w:val="center"/>
        <w:rPr>
          <w:b/>
          <w:sz w:val="28"/>
          <w:szCs w:val="28"/>
        </w:rPr>
      </w:pPr>
    </w:p>
    <w:p w:rsidR="00697FC9" w:rsidRDefault="00697FC9" w14:paraId="5BE023EF" w14:textId="77777777">
      <w:pPr>
        <w:spacing w:before="94"/>
        <w:ind w:right="4"/>
        <w:jc w:val="center"/>
        <w:rPr>
          <w:b/>
          <w:sz w:val="28"/>
          <w:szCs w:val="28"/>
        </w:rPr>
      </w:pPr>
    </w:p>
    <w:p w:rsidR="00697FC9" w:rsidRDefault="00697FC9" w14:paraId="40CF5CB8" w14:textId="77777777">
      <w:pPr>
        <w:spacing w:before="94"/>
        <w:ind w:right="4"/>
        <w:jc w:val="center"/>
        <w:rPr>
          <w:b/>
          <w:sz w:val="28"/>
          <w:szCs w:val="28"/>
        </w:rPr>
      </w:pPr>
    </w:p>
    <w:p w:rsidR="00697FC9" w:rsidRDefault="00697FC9" w14:paraId="6E24D0F6" w14:textId="77777777">
      <w:pPr>
        <w:spacing w:before="94"/>
        <w:ind w:right="4"/>
        <w:jc w:val="center"/>
        <w:rPr>
          <w:b/>
          <w:sz w:val="28"/>
          <w:szCs w:val="28"/>
        </w:rPr>
      </w:pPr>
    </w:p>
    <w:p w:rsidR="00697FC9" w:rsidRDefault="00697FC9" w14:paraId="15717092" w14:textId="77777777">
      <w:pPr>
        <w:spacing w:before="94"/>
        <w:ind w:right="4"/>
        <w:jc w:val="center"/>
        <w:rPr>
          <w:b/>
          <w:sz w:val="28"/>
          <w:szCs w:val="28"/>
        </w:rPr>
      </w:pPr>
    </w:p>
    <w:p w:rsidR="00697FC9" w:rsidRDefault="00697FC9" w14:paraId="3BF8469D" w14:textId="77777777">
      <w:pPr>
        <w:spacing w:before="94"/>
        <w:ind w:right="4"/>
        <w:jc w:val="center"/>
        <w:rPr>
          <w:b/>
          <w:sz w:val="28"/>
          <w:szCs w:val="28"/>
        </w:rPr>
      </w:pPr>
    </w:p>
    <w:p w:rsidR="00697FC9" w:rsidRDefault="00697FC9" w14:paraId="3EB9CA01" w14:textId="77777777">
      <w:pPr>
        <w:spacing w:before="94"/>
        <w:ind w:right="4"/>
        <w:jc w:val="center"/>
        <w:rPr>
          <w:b/>
          <w:sz w:val="28"/>
          <w:szCs w:val="28"/>
        </w:rPr>
      </w:pPr>
    </w:p>
    <w:p w:rsidR="00697FC9" w:rsidRDefault="00697FC9" w14:paraId="78876173" w14:textId="77777777">
      <w:pPr>
        <w:spacing w:before="94"/>
        <w:ind w:right="4"/>
        <w:jc w:val="center"/>
        <w:rPr>
          <w:b/>
          <w:sz w:val="28"/>
          <w:szCs w:val="28"/>
        </w:rPr>
      </w:pPr>
    </w:p>
    <w:p w:rsidR="00697FC9" w:rsidRDefault="00697FC9" w14:paraId="7CB277DA" w14:textId="77777777">
      <w:pPr>
        <w:spacing w:before="94"/>
        <w:ind w:right="4"/>
        <w:jc w:val="center"/>
        <w:rPr>
          <w:b/>
          <w:sz w:val="28"/>
          <w:szCs w:val="28"/>
        </w:rPr>
      </w:pPr>
    </w:p>
    <w:p w:rsidR="00697FC9" w:rsidRDefault="00697FC9" w14:paraId="65ACE8CB" w14:textId="77777777">
      <w:pPr>
        <w:spacing w:before="94"/>
        <w:ind w:right="4"/>
        <w:jc w:val="center"/>
        <w:rPr>
          <w:b/>
          <w:sz w:val="28"/>
          <w:szCs w:val="28"/>
        </w:rPr>
      </w:pPr>
    </w:p>
    <w:p w:rsidR="00697FC9" w:rsidRDefault="00697FC9" w14:paraId="356BA4AA" w14:textId="77777777">
      <w:pPr>
        <w:spacing w:before="94"/>
        <w:ind w:right="4"/>
        <w:jc w:val="center"/>
        <w:rPr>
          <w:b/>
          <w:sz w:val="28"/>
          <w:szCs w:val="28"/>
        </w:rPr>
      </w:pPr>
    </w:p>
    <w:p w:rsidR="00697FC9" w:rsidRDefault="00000000" w14:paraId="7D98DD54" w14:textId="77777777">
      <w:pPr>
        <w:spacing w:before="94"/>
        <w:ind w:right="4"/>
        <w:jc w:val="center"/>
        <w:rPr>
          <w:b/>
          <w:sz w:val="28"/>
          <w:szCs w:val="28"/>
        </w:rPr>
      </w:pPr>
      <w:r>
        <w:rPr>
          <w:b/>
          <w:sz w:val="28"/>
          <w:szCs w:val="28"/>
        </w:rPr>
        <w:t>SUMÁRIO</w:t>
      </w:r>
    </w:p>
    <w:p w:rsidR="00697FC9" w:rsidRDefault="00697FC9" w14:paraId="6C6FDBF8" w14:textId="77777777">
      <w:pPr>
        <w:keepNext/>
        <w:keepLines/>
        <w:spacing w:before="240" w:line="259" w:lineRule="auto"/>
        <w:rPr>
          <w:rFonts w:ascii="Calibri" w:hAnsi="Calibri" w:eastAsia="Calibri" w:cs="Calibri"/>
          <w:color w:val="366091"/>
          <w:sz w:val="32"/>
          <w:szCs w:val="32"/>
        </w:rPr>
      </w:pPr>
    </w:p>
    <w:sdt>
      <w:sdtPr>
        <w:id w:val="2105221374"/>
        <w:docPartObj>
          <w:docPartGallery w:val="Table of Contents"/>
          <w:docPartUnique/>
        </w:docPartObj>
      </w:sdtPr>
      <w:sdtContent>
        <w:p w:rsidR="00697FC9" w:rsidRDefault="00000000" w14:paraId="1A56AE0F" w14:textId="77777777">
          <w:pPr>
            <w:tabs>
              <w:tab w:val="right" w:pos="9063"/>
            </w:tabs>
            <w:spacing w:after="100"/>
            <w:rPr>
              <w:rFonts w:ascii="Cambria" w:hAnsi="Cambria" w:eastAsia="Cambria" w:cs="Cambria"/>
              <w:color w:val="000000"/>
            </w:rPr>
          </w:pPr>
          <w:r>
            <w:fldChar w:fldCharType="begin"/>
          </w:r>
          <w:r>
            <w:rPr>
              <w:rStyle w:val="IndexLink"/>
              <w:b/>
              <w:webHidden/>
              <w:color w:val="000000"/>
            </w:rPr>
            <w:instrText xml:space="preserve"> TOC \z \o "1-9" \u \t "Heading 1,1,Heading 2,2,Heading 3,3" \h</w:instrText>
          </w:r>
          <w:r>
            <w:rPr>
              <w:rStyle w:val="IndexLink"/>
              <w:b/>
              <w:color w:val="000000"/>
            </w:rPr>
            <w:fldChar w:fldCharType="separate"/>
          </w:r>
          <w:hyperlink w:anchor="_2s8eyo1">
            <w:r>
              <w:rPr>
                <w:rStyle w:val="IndexLink"/>
                <w:b/>
                <w:webHidden/>
                <w:color w:val="000000"/>
              </w:rPr>
              <w:t>INTRODUÇÃO</w:t>
            </w:r>
            <w:r>
              <w:rPr>
                <w:rStyle w:val="IndexLink"/>
                <w:b/>
                <w:webHidden/>
                <w:color w:val="000000"/>
              </w:rPr>
              <w:tab/>
            </w:r>
            <w:r>
              <w:rPr>
                <w:rStyle w:val="IndexLink"/>
                <w:b/>
                <w:webHidden/>
                <w:color w:val="000000"/>
              </w:rPr>
              <w:t>8</w:t>
            </w:r>
          </w:hyperlink>
        </w:p>
        <w:p w:rsidR="00697FC9" w:rsidRDefault="00000000" w14:paraId="0A603DC2" w14:textId="77777777">
          <w:pPr>
            <w:tabs>
              <w:tab w:val="right" w:pos="9063"/>
            </w:tabs>
            <w:spacing w:after="100"/>
            <w:ind w:left="220"/>
            <w:rPr>
              <w:rFonts w:ascii="Cambria" w:hAnsi="Cambria" w:eastAsia="Cambria" w:cs="Cambria"/>
              <w:color w:val="000000"/>
            </w:rPr>
          </w:pPr>
          <w:hyperlink w:anchor="_17dp8vu">
            <w:r>
              <w:rPr>
                <w:rStyle w:val="IndexLink"/>
                <w:b/>
                <w:webHidden/>
                <w:color w:val="000000"/>
              </w:rPr>
              <w:t>PROBLEMA</w:t>
            </w:r>
            <w:r>
              <w:rPr>
                <w:rStyle w:val="IndexLink"/>
                <w:b/>
                <w:webHidden/>
                <w:color w:val="000000"/>
              </w:rPr>
              <w:tab/>
            </w:r>
            <w:r>
              <w:rPr>
                <w:rStyle w:val="IndexLink"/>
                <w:b/>
                <w:webHidden/>
                <w:color w:val="000000"/>
              </w:rPr>
              <w:t>9</w:t>
            </w:r>
          </w:hyperlink>
        </w:p>
        <w:p w:rsidR="00697FC9" w:rsidRDefault="00000000" w14:paraId="292DF9D2" w14:textId="77777777">
          <w:pPr>
            <w:tabs>
              <w:tab w:val="right" w:pos="9063"/>
            </w:tabs>
            <w:spacing w:after="100"/>
            <w:ind w:left="220"/>
            <w:rPr>
              <w:rFonts w:ascii="Cambria" w:hAnsi="Cambria" w:eastAsia="Cambria" w:cs="Cambria"/>
              <w:color w:val="000000"/>
            </w:rPr>
          </w:pPr>
          <w:hyperlink w:anchor="_3rdcrjn">
            <w:r>
              <w:rPr>
                <w:rStyle w:val="IndexLink"/>
                <w:b/>
                <w:webHidden/>
                <w:color w:val="000000"/>
              </w:rPr>
              <w:t>OBJETIVO GERAL</w:t>
            </w:r>
            <w:r>
              <w:rPr>
                <w:rStyle w:val="IndexLink"/>
                <w:b/>
                <w:webHidden/>
                <w:color w:val="000000"/>
              </w:rPr>
              <w:tab/>
            </w:r>
            <w:r>
              <w:rPr>
                <w:rStyle w:val="IndexLink"/>
                <w:b/>
                <w:webHidden/>
                <w:color w:val="000000"/>
              </w:rPr>
              <w:t>9</w:t>
            </w:r>
          </w:hyperlink>
        </w:p>
        <w:p w:rsidR="00697FC9" w:rsidRDefault="00000000" w14:paraId="63D5A58F" w14:textId="77777777">
          <w:pPr>
            <w:tabs>
              <w:tab w:val="right" w:pos="9063"/>
            </w:tabs>
            <w:spacing w:after="100"/>
            <w:ind w:left="220"/>
            <w:rPr>
              <w:rFonts w:ascii="Cambria" w:hAnsi="Cambria" w:eastAsia="Cambria" w:cs="Cambria"/>
              <w:color w:val="000000"/>
            </w:rPr>
          </w:pPr>
          <w:hyperlink w:anchor="_26in1rg">
            <w:r>
              <w:rPr>
                <w:rStyle w:val="IndexLink"/>
                <w:b/>
                <w:webHidden/>
                <w:color w:val="000000"/>
              </w:rPr>
              <w:t>OBJETIVO ESPECÍFICO</w:t>
            </w:r>
            <w:r>
              <w:rPr>
                <w:rStyle w:val="IndexLink"/>
                <w:b/>
                <w:webHidden/>
                <w:color w:val="000000"/>
              </w:rPr>
              <w:tab/>
            </w:r>
            <w:r>
              <w:rPr>
                <w:rStyle w:val="IndexLink"/>
                <w:b/>
                <w:webHidden/>
                <w:color w:val="000000"/>
              </w:rPr>
              <w:t>9</w:t>
            </w:r>
          </w:hyperlink>
        </w:p>
        <w:p w:rsidR="00697FC9" w:rsidRDefault="00000000" w14:paraId="163D489A" w14:textId="77777777">
          <w:pPr>
            <w:tabs>
              <w:tab w:val="right" w:pos="9063"/>
            </w:tabs>
            <w:spacing w:after="100"/>
            <w:ind w:left="220"/>
            <w:rPr>
              <w:rFonts w:ascii="Cambria" w:hAnsi="Cambria" w:eastAsia="Cambria" w:cs="Cambria"/>
              <w:color w:val="000000"/>
            </w:rPr>
          </w:pPr>
          <w:hyperlink w:anchor="_lnxbz9">
            <w:r>
              <w:rPr>
                <w:rStyle w:val="IndexLink"/>
                <w:b/>
                <w:webHidden/>
                <w:color w:val="000000"/>
                <w:highlight w:val="white"/>
              </w:rPr>
              <w:t>JUSTIFICATIVA</w:t>
            </w:r>
          </w:hyperlink>
          <w:hyperlink w:anchor="_lnxbz9">
            <w:r>
              <w:rPr>
                <w:rStyle w:val="IndexLink"/>
                <w:b/>
                <w:webHidden/>
                <w:color w:val="000000"/>
              </w:rPr>
              <w:tab/>
            </w:r>
            <w:r>
              <w:rPr>
                <w:rStyle w:val="IndexLink"/>
                <w:b/>
                <w:webHidden/>
                <w:color w:val="000000"/>
              </w:rPr>
              <w:t>9</w:t>
            </w:r>
          </w:hyperlink>
        </w:p>
        <w:p w:rsidR="00697FC9" w:rsidRDefault="00000000" w14:paraId="4816F3C4" w14:textId="77777777">
          <w:pPr>
            <w:tabs>
              <w:tab w:val="right" w:pos="9063"/>
            </w:tabs>
            <w:spacing w:after="100"/>
            <w:ind w:left="220"/>
            <w:rPr>
              <w:rFonts w:ascii="Cambria" w:hAnsi="Cambria" w:eastAsia="Cambria" w:cs="Cambria"/>
              <w:color w:val="000000"/>
            </w:rPr>
          </w:pPr>
          <w:hyperlink w:anchor="_35nkun2">
            <w:r>
              <w:rPr>
                <w:rStyle w:val="IndexLink"/>
                <w:b/>
                <w:webHidden/>
                <w:color w:val="000000"/>
              </w:rPr>
              <w:t>PÚBLICO-ALVO</w:t>
            </w:r>
            <w:r>
              <w:rPr>
                <w:rStyle w:val="IndexLink"/>
                <w:b/>
                <w:webHidden/>
                <w:color w:val="000000"/>
              </w:rPr>
              <w:tab/>
            </w:r>
            <w:r>
              <w:rPr>
                <w:rStyle w:val="IndexLink"/>
                <w:b/>
                <w:webHidden/>
                <w:color w:val="000000"/>
              </w:rPr>
              <w:t>10</w:t>
            </w:r>
          </w:hyperlink>
        </w:p>
        <w:p w:rsidR="00697FC9" w:rsidRDefault="00000000" w14:paraId="33928C68" w14:textId="77777777">
          <w:pPr>
            <w:tabs>
              <w:tab w:val="right" w:pos="9063"/>
            </w:tabs>
            <w:spacing w:after="100"/>
            <w:ind w:left="220"/>
            <w:rPr>
              <w:rFonts w:ascii="Cambria" w:hAnsi="Cambria" w:eastAsia="Cambria" w:cs="Cambria"/>
              <w:color w:val="000000"/>
            </w:rPr>
          </w:pPr>
          <w:hyperlink w:anchor="_1ksv4uv">
            <w:r>
              <w:rPr>
                <w:rStyle w:val="IndexLink"/>
                <w:b/>
                <w:webHidden/>
                <w:color w:val="000000"/>
              </w:rPr>
              <w:t>RELEVÂNCIA</w:t>
            </w:r>
            <w:r>
              <w:rPr>
                <w:rStyle w:val="IndexLink"/>
                <w:b/>
                <w:webHidden/>
                <w:color w:val="000000"/>
              </w:rPr>
              <w:tab/>
            </w:r>
            <w:r>
              <w:rPr>
                <w:rStyle w:val="IndexLink"/>
                <w:b/>
                <w:webHidden/>
                <w:color w:val="000000"/>
              </w:rPr>
              <w:t>11</w:t>
            </w:r>
          </w:hyperlink>
        </w:p>
        <w:p w:rsidR="00697FC9" w:rsidRDefault="00000000" w14:paraId="18214255" w14:textId="77777777">
          <w:pPr>
            <w:tabs>
              <w:tab w:val="left" w:pos="440"/>
              <w:tab w:val="right" w:pos="9063"/>
            </w:tabs>
            <w:spacing w:after="100"/>
            <w:rPr>
              <w:rFonts w:ascii="Cambria" w:hAnsi="Cambria" w:eastAsia="Cambria" w:cs="Cambria"/>
              <w:color w:val="000000"/>
            </w:rPr>
          </w:pPr>
          <w:hyperlink w:anchor="_44sinio">
            <w:r>
              <w:rPr>
                <w:rStyle w:val="IndexLink"/>
                <w:b/>
                <w:webHidden/>
                <w:color w:val="000000"/>
              </w:rPr>
              <w:t>1.</w:t>
            </w:r>
          </w:hyperlink>
          <w:hyperlink w:anchor="_44sinio">
            <w:r>
              <w:rPr>
                <w:rStyle w:val="IndexLink"/>
                <w:rFonts w:ascii="Cambria" w:hAnsi="Cambria" w:eastAsia="Cambria" w:cs="Cambria"/>
                <w:webHidden/>
                <w:color w:val="000000"/>
              </w:rPr>
              <w:tab/>
            </w:r>
          </w:hyperlink>
          <w:r>
            <w:rPr>
              <w:b/>
              <w:color w:val="000000"/>
            </w:rPr>
            <w:t>MÉTODOS E PROCEDIMENTOS</w:t>
          </w:r>
          <w:r>
            <w:rPr>
              <w:b/>
              <w:color w:val="000000"/>
            </w:rPr>
            <w:tab/>
          </w:r>
          <w:r>
            <w:rPr>
              <w:b/>
              <w:color w:val="000000"/>
            </w:rPr>
            <w:t>12</w:t>
          </w:r>
        </w:p>
        <w:p w:rsidR="00697FC9" w:rsidRDefault="00000000" w14:paraId="4EFA7478" w14:textId="77777777">
          <w:pPr>
            <w:tabs>
              <w:tab w:val="right" w:pos="9063"/>
            </w:tabs>
            <w:spacing w:after="100"/>
            <w:rPr>
              <w:rFonts w:ascii="Cambria" w:hAnsi="Cambria" w:eastAsia="Cambria" w:cs="Cambria"/>
              <w:color w:val="000000"/>
            </w:rPr>
          </w:pPr>
          <w:hyperlink w:anchor="_2jxsxqh">
            <w:r>
              <w:rPr>
                <w:rStyle w:val="IndexLink"/>
                <w:b/>
                <w:webHidden/>
                <w:color w:val="000000"/>
              </w:rPr>
              <w:t>2. PROJETO</w:t>
            </w:r>
            <w:r>
              <w:rPr>
                <w:rStyle w:val="IndexLink"/>
                <w:b/>
                <w:webHidden/>
                <w:color w:val="000000"/>
              </w:rPr>
              <w:tab/>
            </w:r>
            <w:r>
              <w:rPr>
                <w:rStyle w:val="IndexLink"/>
                <w:b/>
                <w:webHidden/>
                <w:color w:val="000000"/>
              </w:rPr>
              <w:t>14</w:t>
            </w:r>
          </w:hyperlink>
        </w:p>
        <w:p w:rsidR="00697FC9" w:rsidRDefault="00000000" w14:paraId="79530545" w14:textId="77777777">
          <w:pPr>
            <w:tabs>
              <w:tab w:val="right" w:pos="9063"/>
            </w:tabs>
            <w:spacing w:after="100"/>
            <w:ind w:left="220"/>
            <w:rPr>
              <w:rFonts w:ascii="Cambria" w:hAnsi="Cambria" w:eastAsia="Cambria" w:cs="Cambria"/>
              <w:color w:val="000000"/>
            </w:rPr>
          </w:pPr>
          <w:hyperlink w:anchor="_z337ya">
            <w:r>
              <w:rPr>
                <w:rStyle w:val="IndexLink"/>
                <w:b/>
                <w:webHidden/>
                <w:color w:val="000000"/>
              </w:rPr>
              <w:t>2.1 Regras de Negócios</w:t>
            </w:r>
            <w:r>
              <w:rPr>
                <w:rStyle w:val="IndexLink"/>
                <w:b/>
                <w:webHidden/>
                <w:color w:val="000000"/>
              </w:rPr>
              <w:tab/>
            </w:r>
            <w:r>
              <w:rPr>
                <w:rStyle w:val="IndexLink"/>
                <w:b/>
                <w:webHidden/>
                <w:color w:val="000000"/>
              </w:rPr>
              <w:t>14</w:t>
            </w:r>
          </w:hyperlink>
        </w:p>
        <w:p w:rsidR="00697FC9" w:rsidRDefault="00000000" w14:paraId="00FE1491" w14:textId="77777777">
          <w:pPr>
            <w:tabs>
              <w:tab w:val="right" w:pos="9063"/>
            </w:tabs>
            <w:spacing w:after="100"/>
            <w:ind w:left="220"/>
            <w:rPr>
              <w:rFonts w:ascii="Cambria" w:hAnsi="Cambria" w:eastAsia="Cambria" w:cs="Cambria"/>
              <w:color w:val="000000"/>
            </w:rPr>
          </w:pPr>
          <w:hyperlink w:anchor="_3j2qqm3">
            <w:r>
              <w:rPr>
                <w:rStyle w:val="IndexLink"/>
                <w:b/>
                <w:webHidden/>
                <w:color w:val="000000"/>
              </w:rPr>
              <w:t>2.2 Diagrama de Caso de Uso</w:t>
            </w:r>
            <w:r>
              <w:rPr>
                <w:rStyle w:val="IndexLink"/>
                <w:b/>
                <w:webHidden/>
                <w:color w:val="000000"/>
              </w:rPr>
              <w:tab/>
            </w:r>
            <w:r>
              <w:rPr>
                <w:rStyle w:val="IndexLink"/>
                <w:b/>
                <w:webHidden/>
                <w:color w:val="000000"/>
              </w:rPr>
              <w:t>15</w:t>
            </w:r>
          </w:hyperlink>
        </w:p>
        <w:p w:rsidR="00697FC9" w:rsidRDefault="00000000" w14:paraId="2E67B2C1" w14:textId="77777777">
          <w:pPr>
            <w:tabs>
              <w:tab w:val="right" w:pos="9063"/>
            </w:tabs>
            <w:spacing w:after="100"/>
            <w:ind w:left="220"/>
            <w:rPr>
              <w:rFonts w:ascii="Cambria" w:hAnsi="Cambria" w:eastAsia="Cambria" w:cs="Cambria"/>
              <w:color w:val="000000"/>
            </w:rPr>
          </w:pPr>
          <w:hyperlink w:anchor="_1y810tw">
            <w:r>
              <w:rPr>
                <w:rStyle w:val="IndexLink"/>
                <w:b/>
                <w:webHidden/>
                <w:color w:val="000000"/>
              </w:rPr>
              <w:t>2.3 Diagrama de Classe</w:t>
            </w:r>
            <w:r>
              <w:rPr>
                <w:rStyle w:val="IndexLink"/>
                <w:b/>
                <w:webHidden/>
                <w:color w:val="000000"/>
              </w:rPr>
              <w:tab/>
            </w:r>
            <w:r>
              <w:rPr>
                <w:rStyle w:val="IndexLink"/>
                <w:b/>
                <w:webHidden/>
                <w:color w:val="000000"/>
              </w:rPr>
              <w:t>17</w:t>
            </w:r>
          </w:hyperlink>
        </w:p>
        <w:p w:rsidR="00697FC9" w:rsidRDefault="00000000" w14:paraId="5B4152CE" w14:textId="77777777">
          <w:pPr>
            <w:tabs>
              <w:tab w:val="right" w:pos="9063"/>
            </w:tabs>
            <w:spacing w:after="100"/>
            <w:ind w:left="220"/>
            <w:rPr>
              <w:rFonts w:ascii="Cambria" w:hAnsi="Cambria" w:eastAsia="Cambria" w:cs="Cambria"/>
              <w:color w:val="000000"/>
            </w:rPr>
          </w:pPr>
          <w:hyperlink w:anchor="_4i7ojhp">
            <w:r>
              <w:rPr>
                <w:rStyle w:val="IndexLink"/>
                <w:b/>
                <w:webHidden/>
                <w:color w:val="000000"/>
              </w:rPr>
              <w:t>2.4 Requisitos Funcionais</w:t>
            </w:r>
            <w:r>
              <w:rPr>
                <w:rStyle w:val="IndexLink"/>
                <w:b/>
                <w:webHidden/>
                <w:color w:val="000000"/>
              </w:rPr>
              <w:tab/>
            </w:r>
            <w:r>
              <w:rPr>
                <w:rStyle w:val="IndexLink"/>
                <w:b/>
                <w:webHidden/>
                <w:color w:val="000000"/>
              </w:rPr>
              <w:t>18</w:t>
            </w:r>
          </w:hyperlink>
        </w:p>
        <w:p w:rsidR="00697FC9" w:rsidRDefault="00000000" w14:paraId="7412931E" w14:textId="77777777">
          <w:pPr>
            <w:tabs>
              <w:tab w:val="right" w:pos="9063"/>
            </w:tabs>
            <w:spacing w:after="100"/>
            <w:ind w:left="220"/>
            <w:rPr>
              <w:rFonts w:ascii="Cambria" w:hAnsi="Cambria" w:eastAsia="Cambria" w:cs="Cambria"/>
              <w:color w:val="000000"/>
            </w:rPr>
          </w:pPr>
          <w:hyperlink w:anchor="_2xcytpi">
            <w:r>
              <w:rPr>
                <w:rStyle w:val="IndexLink"/>
                <w:b/>
                <w:webHidden/>
                <w:color w:val="000000"/>
              </w:rPr>
              <w:t>2.5 Requisitos Não-Funcionais</w:t>
            </w:r>
            <w:r>
              <w:rPr>
                <w:rStyle w:val="IndexLink"/>
                <w:b/>
                <w:webHidden/>
                <w:color w:val="000000"/>
              </w:rPr>
              <w:tab/>
            </w:r>
            <w:r>
              <w:rPr>
                <w:rStyle w:val="IndexLink"/>
                <w:b/>
                <w:webHidden/>
                <w:color w:val="000000"/>
              </w:rPr>
              <w:t>20</w:t>
            </w:r>
          </w:hyperlink>
        </w:p>
        <w:p w:rsidR="00697FC9" w:rsidRDefault="00000000" w14:paraId="07A2EC2C" w14:textId="77777777">
          <w:pPr>
            <w:tabs>
              <w:tab w:val="right" w:pos="9063"/>
            </w:tabs>
            <w:spacing w:after="100"/>
            <w:ind w:left="220"/>
            <w:rPr>
              <w:rFonts w:ascii="Cambria" w:hAnsi="Cambria" w:eastAsia="Cambria" w:cs="Cambria"/>
              <w:color w:val="000000"/>
            </w:rPr>
          </w:pPr>
          <w:hyperlink w:anchor="_1ci93xb">
            <w:r>
              <w:rPr>
                <w:rStyle w:val="IndexLink"/>
                <w:b/>
                <w:webHidden/>
                <w:color w:val="000000"/>
              </w:rPr>
              <w:t>2.6 Modelagem de Banco de dados</w:t>
            </w:r>
            <w:r>
              <w:rPr>
                <w:rStyle w:val="IndexLink"/>
                <w:b/>
                <w:webHidden/>
                <w:color w:val="000000"/>
              </w:rPr>
              <w:tab/>
            </w:r>
            <w:r>
              <w:rPr>
                <w:rStyle w:val="IndexLink"/>
                <w:b/>
                <w:webHidden/>
                <w:color w:val="000000"/>
              </w:rPr>
              <w:t>21</w:t>
            </w:r>
          </w:hyperlink>
        </w:p>
        <w:p w:rsidR="00697FC9" w:rsidRDefault="00000000" w14:paraId="104B1AA5" w14:textId="77777777">
          <w:pPr>
            <w:tabs>
              <w:tab w:val="right" w:pos="9063"/>
            </w:tabs>
            <w:spacing w:after="100"/>
            <w:ind w:left="220"/>
            <w:rPr>
              <w:rFonts w:ascii="Cambria" w:hAnsi="Cambria" w:eastAsia="Cambria" w:cs="Cambria"/>
              <w:color w:val="000000"/>
            </w:rPr>
          </w:pPr>
          <w:hyperlink w:anchor="_3whwml4">
            <w:r>
              <w:rPr>
                <w:rStyle w:val="IndexLink"/>
                <w:b/>
                <w:webHidden/>
                <w:color w:val="000000"/>
              </w:rPr>
              <w:t>2.7 Prototipação de Telas</w:t>
            </w:r>
            <w:r>
              <w:rPr>
                <w:rStyle w:val="IndexLink"/>
                <w:b/>
                <w:webHidden/>
                <w:color w:val="000000"/>
              </w:rPr>
              <w:tab/>
            </w:r>
            <w:r>
              <w:rPr>
                <w:rStyle w:val="IndexLink"/>
                <w:b/>
                <w:webHidden/>
                <w:color w:val="000000"/>
              </w:rPr>
              <w:t>22</w:t>
            </w:r>
          </w:hyperlink>
        </w:p>
        <w:p w:rsidR="00697FC9" w:rsidRDefault="00000000" w14:paraId="2C49EA6F" w14:textId="77777777">
          <w:pPr>
            <w:tabs>
              <w:tab w:val="right" w:pos="9063"/>
            </w:tabs>
            <w:spacing w:after="100"/>
            <w:rPr>
              <w:rFonts w:ascii="Cambria" w:hAnsi="Cambria" w:eastAsia="Cambria" w:cs="Cambria"/>
              <w:color w:val="000000"/>
            </w:rPr>
          </w:pPr>
          <w:hyperlink w:anchor="_2bn6wsx">
            <w:r>
              <w:rPr>
                <w:rStyle w:val="IndexLink"/>
                <w:b/>
                <w:webHidden/>
                <w:color w:val="000000"/>
              </w:rPr>
              <w:t>REFERÊNCIAS</w:t>
            </w:r>
            <w:r>
              <w:rPr>
                <w:rStyle w:val="IndexLink"/>
                <w:b/>
                <w:webHidden/>
                <w:color w:val="000000"/>
              </w:rPr>
              <w:tab/>
            </w:r>
            <w:r>
              <w:rPr>
                <w:rStyle w:val="IndexLink"/>
                <w:b/>
                <w:webHidden/>
                <w:color w:val="000000"/>
              </w:rPr>
              <w:t>28</w:t>
            </w:r>
          </w:hyperlink>
          <w:r>
            <w:rPr>
              <w:rStyle w:val="IndexLink"/>
              <w:b/>
              <w:color w:val="000000"/>
            </w:rPr>
            <w:fldChar w:fldCharType="end"/>
          </w:r>
        </w:p>
      </w:sdtContent>
    </w:sdt>
    <w:p w:rsidR="00697FC9" w:rsidRDefault="00697FC9" w14:paraId="2AB36A89" w14:textId="77777777">
      <w:pPr>
        <w:sectPr w:rsidR="00697FC9">
          <w:headerReference w:type="default" r:id="rId8"/>
          <w:footerReference w:type="default" r:id="rId9"/>
          <w:pgSz w:w="11906" w:h="16838" w:orient="portrait"/>
          <w:pgMar w:top="1700" w:right="1133" w:bottom="1133" w:left="1700" w:header="850" w:footer="0" w:gutter="0"/>
          <w:pgNumType w:start="1"/>
          <w:cols w:space="720"/>
          <w:formProt w:val="0"/>
          <w:docGrid w:linePitch="100" w:charSpace="4096"/>
        </w:sectPr>
      </w:pPr>
    </w:p>
    <w:p w:rsidR="00697FC9" w:rsidRDefault="00000000" w14:paraId="400AC4D0" w14:textId="77777777">
      <w:pPr>
        <w:pStyle w:val="Ttulo1"/>
      </w:pPr>
      <w:bookmarkStart w:name="_2s8eyo1" w:id="14"/>
      <w:bookmarkEnd w:id="14"/>
      <w:r>
        <w:t>INTRODUÇÃO</w:t>
      </w:r>
    </w:p>
    <w:p w:rsidR="00697FC9" w:rsidRDefault="00697FC9" w14:paraId="782D3E7E" w14:textId="77777777"/>
    <w:p w:rsidR="00697FC9" w:rsidRDefault="00000000" w14:paraId="7AC36D4B" w14:textId="77777777">
      <w:pPr>
        <w:spacing w:line="360" w:lineRule="auto"/>
        <w:ind w:firstLine="709"/>
        <w:jc w:val="both"/>
        <w:rPr>
          <w:rFonts w:ascii="Times New Roman" w:hAnsi="Times New Roman" w:eastAsia="Times New Roman" w:cs="Times New Roman"/>
          <w:color w:val="000000"/>
          <w:sz w:val="24"/>
          <w:szCs w:val="24"/>
        </w:rPr>
      </w:pPr>
      <w:r>
        <w:rPr>
          <w:color w:val="000000"/>
        </w:rPr>
        <w:t>A busca pelo conhecimento é uma jornada constante que se estende por cada aspecto da vida cotidiana de uma pessoa. No entanto, a exploração de um novo campo de domínio pode ser uma tarefa desafiadora, exigindo a orientação de alguém com experiência na área. Nesse contexto, o professor desempenha um papel fundamental, fornecendo suporte e orientação aos alunos.</w:t>
      </w:r>
    </w:p>
    <w:p w:rsidR="00697FC9" w:rsidRDefault="00000000" w14:paraId="3644CA76" w14:textId="77777777">
      <w:pPr>
        <w:spacing w:line="360" w:lineRule="auto"/>
        <w:ind w:firstLine="709"/>
        <w:jc w:val="both"/>
        <w:rPr>
          <w:rFonts w:ascii="Times New Roman" w:hAnsi="Times New Roman" w:eastAsia="Times New Roman" w:cs="Times New Roman"/>
          <w:color w:val="000000"/>
          <w:sz w:val="24"/>
          <w:szCs w:val="24"/>
        </w:rPr>
      </w:pPr>
      <w:r>
        <w:rPr>
          <w:color w:val="000000"/>
        </w:rPr>
        <w:t>É importante ressaltar que o papel do professor não se limita a indivíduos com diplomas acadêmicos. Muitos artesãos, artistas, mestres de ofícios e especialistas possuem um vasto conhecimento, mesmo que não tenham frequentado uma formação superior.</w:t>
      </w:r>
    </w:p>
    <w:p w:rsidR="00697FC9" w:rsidRDefault="00000000" w14:paraId="0817E038" w14:textId="77777777">
      <w:pPr>
        <w:spacing w:line="360" w:lineRule="auto"/>
        <w:ind w:firstLine="709"/>
        <w:jc w:val="both"/>
        <w:rPr>
          <w:rFonts w:ascii="Times New Roman" w:hAnsi="Times New Roman" w:eastAsia="Times New Roman" w:cs="Times New Roman"/>
          <w:color w:val="000000"/>
          <w:sz w:val="24"/>
          <w:szCs w:val="24"/>
        </w:rPr>
      </w:pPr>
      <w:r>
        <w:rPr>
          <w:color w:val="000000"/>
        </w:rPr>
        <w:t>Partindo desse princípio, a criação de uma plataforma que permita a esses profissionais interagir e encontrar potenciais alunos torna-se uma inovação significativa. Quando essa plataforma também facilita tarefas essenciais, como o compartilhamento de materiais didáticos de apoio digitalmente, elimina-se a dependência de materiais físicos baseados em papel, tornando o processo mais flexível e eficiente.</w:t>
      </w:r>
    </w:p>
    <w:p w:rsidR="00697FC9" w:rsidRDefault="00000000" w14:paraId="17018589" w14:textId="77777777">
      <w:pPr>
        <w:spacing w:line="360" w:lineRule="auto"/>
        <w:ind w:firstLine="709"/>
        <w:jc w:val="both"/>
        <w:rPr>
          <w:rFonts w:ascii="Times New Roman" w:hAnsi="Times New Roman" w:eastAsia="Times New Roman" w:cs="Times New Roman"/>
          <w:color w:val="000000"/>
          <w:sz w:val="24"/>
          <w:szCs w:val="24"/>
        </w:rPr>
      </w:pPr>
      <w:r>
        <w:rPr>
          <w:color w:val="000000"/>
        </w:rPr>
        <w:t xml:space="preserve">Neste trabalho, será apresentado o desenvolvimento de um sistema denominado </w:t>
      </w:r>
      <w:proofErr w:type="spellStart"/>
      <w:r>
        <w:rPr>
          <w:color w:val="000000"/>
        </w:rPr>
        <w:t>Inveni</w:t>
      </w:r>
      <w:proofErr w:type="spellEnd"/>
      <w:r>
        <w:rPr>
          <w:color w:val="000000"/>
        </w:rPr>
        <w:t>, que busca unir esses elementos. O sistema visa estabelecer uma conexão entre professores e alunos, reconhecendo a diversidade de conhecimento e experiência. O sistema não apenas simplifica a busca por aprendizado, mas também se adapta às necessidades mutáveis de ambos os públicos, promovendo uma abordagem dinâmica e eficaz para o processo de ensino-aprendizagem.</w:t>
      </w:r>
    </w:p>
    <w:p w:rsidR="00697FC9" w:rsidRDefault="00000000" w14:paraId="306C8D4C" w14:textId="77777777">
      <w:pPr>
        <w:spacing w:line="360" w:lineRule="auto"/>
        <w:ind w:firstLine="709"/>
        <w:jc w:val="both"/>
        <w:rPr>
          <w:rFonts w:ascii="Times New Roman" w:hAnsi="Times New Roman" w:eastAsia="Times New Roman" w:cs="Times New Roman"/>
          <w:color w:val="000000"/>
          <w:sz w:val="24"/>
          <w:szCs w:val="24"/>
        </w:rPr>
      </w:pPr>
      <w:r>
        <w:rPr>
          <w:color w:val="000000"/>
        </w:rPr>
        <w:t>Serão apresentados os seguintes capítulos:</w:t>
      </w:r>
    </w:p>
    <w:p w:rsidR="00697FC9" w:rsidRDefault="00697FC9" w14:paraId="4F755CBF" w14:textId="77777777">
      <w:pPr>
        <w:spacing w:line="360" w:lineRule="auto"/>
        <w:ind w:firstLine="709"/>
        <w:jc w:val="both"/>
        <w:rPr>
          <w:rFonts w:ascii="Times New Roman" w:hAnsi="Times New Roman" w:eastAsia="Times New Roman" w:cs="Times New Roman"/>
          <w:color w:val="000000"/>
          <w:sz w:val="24"/>
          <w:szCs w:val="24"/>
        </w:rPr>
      </w:pPr>
    </w:p>
    <w:p w:rsidR="00697FC9" w:rsidRDefault="00000000" w14:paraId="6473F7CE" w14:textId="77777777">
      <w:pPr>
        <w:numPr>
          <w:ilvl w:val="0"/>
          <w:numId w:val="6"/>
        </w:numPr>
        <w:spacing w:line="360" w:lineRule="auto"/>
        <w:jc w:val="both"/>
      </w:pPr>
      <w:r>
        <w:rPr>
          <w:color w:val="000000"/>
        </w:rPr>
        <w:t>Capítulo 1: Métodos e procedimentos</w:t>
      </w:r>
    </w:p>
    <w:p w:rsidR="00697FC9" w:rsidRDefault="00000000" w14:paraId="4FF693AB" w14:textId="77777777">
      <w:pPr>
        <w:numPr>
          <w:ilvl w:val="0"/>
          <w:numId w:val="6"/>
        </w:numPr>
        <w:spacing w:line="360" w:lineRule="auto"/>
        <w:jc w:val="both"/>
      </w:pPr>
      <w:r>
        <w:rPr>
          <w:color w:val="000000"/>
        </w:rPr>
        <w:t>Capítulo 2: Projeto</w:t>
      </w:r>
    </w:p>
    <w:p w:rsidR="00697FC9" w:rsidRDefault="00000000" w14:paraId="418BEE4C" w14:textId="77777777">
      <w:pPr>
        <w:numPr>
          <w:ilvl w:val="0"/>
          <w:numId w:val="6"/>
        </w:numPr>
        <w:spacing w:line="360" w:lineRule="auto"/>
        <w:jc w:val="both"/>
      </w:pPr>
      <w:r>
        <w:rPr>
          <w:color w:val="000000"/>
        </w:rPr>
        <w:t>Capítulo 3: Desenvolvimento</w:t>
      </w:r>
    </w:p>
    <w:p w:rsidR="00697FC9" w:rsidRDefault="00000000" w14:paraId="3041B805" w14:textId="77777777">
      <w:pPr>
        <w:numPr>
          <w:ilvl w:val="0"/>
          <w:numId w:val="6"/>
        </w:numPr>
        <w:spacing w:line="360" w:lineRule="auto"/>
        <w:jc w:val="both"/>
      </w:pPr>
      <w:r>
        <w:rPr>
          <w:color w:val="000000"/>
        </w:rPr>
        <w:t>Capítulo 4: Considerações finais</w:t>
      </w:r>
    </w:p>
    <w:p w:rsidR="00697FC9" w:rsidRDefault="00697FC9" w14:paraId="643D6C8F" w14:textId="77777777">
      <w:pPr>
        <w:spacing w:line="360" w:lineRule="auto"/>
        <w:ind w:firstLine="709"/>
        <w:jc w:val="both"/>
        <w:rPr>
          <w:rFonts w:ascii="Times New Roman" w:hAnsi="Times New Roman" w:eastAsia="Times New Roman" w:cs="Times New Roman"/>
          <w:color w:val="000000"/>
          <w:sz w:val="24"/>
          <w:szCs w:val="24"/>
        </w:rPr>
      </w:pPr>
    </w:p>
    <w:p w:rsidR="00697FC9" w:rsidRDefault="00000000" w14:paraId="237A9480" w14:textId="77777777">
      <w:pPr>
        <w:spacing w:line="360" w:lineRule="auto"/>
        <w:ind w:firstLine="709"/>
        <w:jc w:val="both"/>
        <w:rPr>
          <w:rFonts w:ascii="Times New Roman" w:hAnsi="Times New Roman" w:eastAsia="Times New Roman" w:cs="Times New Roman"/>
          <w:color w:val="000000"/>
          <w:sz w:val="24"/>
          <w:szCs w:val="24"/>
        </w:rPr>
      </w:pPr>
      <w:r>
        <w:rPr>
          <w:color w:val="000000"/>
        </w:rPr>
        <w:t>O capítulo 1 apresentará a metodologia de pesquisa utilizada para o desenvolvimento do sistema.</w:t>
      </w:r>
    </w:p>
    <w:p w:rsidR="00697FC9" w:rsidRDefault="00000000" w14:paraId="309FB137" w14:textId="77777777">
      <w:pPr>
        <w:spacing w:line="360" w:lineRule="auto"/>
        <w:ind w:firstLine="709"/>
        <w:jc w:val="both"/>
        <w:rPr>
          <w:color w:val="000000"/>
        </w:rPr>
      </w:pPr>
      <w:r>
        <w:rPr>
          <w:color w:val="000000"/>
        </w:rPr>
        <w:t>O capítulo 2 apresentará o projeto do sistema, incluindo os requisitos funcionais e não-funcionais.</w:t>
      </w:r>
    </w:p>
    <w:p w:rsidR="00697FC9" w:rsidRDefault="00000000" w14:paraId="795E6617" w14:textId="77777777">
      <w:pPr>
        <w:spacing w:line="360" w:lineRule="auto"/>
        <w:ind w:firstLine="709"/>
        <w:jc w:val="both"/>
        <w:rPr>
          <w:rFonts w:ascii="Times New Roman" w:hAnsi="Times New Roman" w:eastAsia="Times New Roman" w:cs="Times New Roman"/>
          <w:color w:val="000000"/>
          <w:sz w:val="24"/>
          <w:szCs w:val="24"/>
        </w:rPr>
      </w:pPr>
      <w:r>
        <w:rPr>
          <w:color w:val="000000"/>
        </w:rPr>
        <w:t>O capítulo 3 apresentará o desenvolvimento do sistema, incluindo a arquitetura, o código-fonte e os testes realizados.</w:t>
      </w:r>
    </w:p>
    <w:p w:rsidR="00697FC9" w:rsidRDefault="00000000" w14:paraId="357F7BC3" w14:textId="77777777">
      <w:pPr>
        <w:spacing w:line="360" w:lineRule="auto"/>
        <w:ind w:firstLine="709"/>
        <w:jc w:val="both"/>
        <w:rPr>
          <w:rFonts w:ascii="Times New Roman" w:hAnsi="Times New Roman" w:eastAsia="Times New Roman" w:cs="Times New Roman"/>
          <w:color w:val="000000"/>
          <w:sz w:val="24"/>
          <w:szCs w:val="24"/>
        </w:rPr>
      </w:pPr>
      <w:r>
        <w:rPr>
          <w:color w:val="000000"/>
        </w:rPr>
        <w:t>O capítulo 4 apresentará as considerações finais do trabalho, incluindo os resultados alcançados e as perspectivas futuras.</w:t>
      </w:r>
    </w:p>
    <w:p w:rsidR="00697FC9" w:rsidRDefault="00697FC9" w14:paraId="76BBC7F8" w14:textId="77777777">
      <w:pPr>
        <w:spacing w:line="360" w:lineRule="auto"/>
      </w:pPr>
    </w:p>
    <w:p w:rsidR="00697FC9" w:rsidRDefault="00000000" w14:paraId="1CF37706" w14:textId="77777777">
      <w:pPr>
        <w:pStyle w:val="Ttulo2"/>
        <w:rPr>
          <w:sz w:val="28"/>
          <w:szCs w:val="28"/>
        </w:rPr>
      </w:pPr>
      <w:bookmarkStart w:name="_17dp8vu" w:id="15"/>
      <w:bookmarkEnd w:id="15"/>
      <w:r>
        <w:t>PROBLEMA</w:t>
      </w:r>
    </w:p>
    <w:p w:rsidR="00697FC9" w:rsidRDefault="00697FC9" w14:paraId="4329D375" w14:textId="77777777">
      <w:pPr>
        <w:jc w:val="both"/>
      </w:pPr>
    </w:p>
    <w:p w:rsidR="00697FC9" w:rsidRDefault="00000000" w14:paraId="36A204C6" w14:textId="77777777">
      <w:pPr>
        <w:spacing w:line="360" w:lineRule="auto"/>
        <w:ind w:firstLine="709"/>
        <w:jc w:val="both"/>
        <w:rPr>
          <w:color w:val="000000"/>
        </w:rPr>
      </w:pPr>
      <w:r>
        <w:rPr>
          <w:color w:val="000000"/>
        </w:rPr>
        <w:t>Diante do crescente número de profissionais que optam por uma fonte alternativa ou de complemento de renda, comunicar seus serviços e contatar possíveis interessados se torna um pilar fundamental na busca por espaço no mercado. O próprio processo de realocação do indivíduo na máquina econômica, vem a exigir que se encontre ferramentas de cunho social e comunicacional para o auxiliar. Entretanto, a complexidade e o custo financeiro exigido por muitas plataformas tornam o processo de divulgação desses limitado. Assim, é viável elencar os seguintes pontos identificados como problema, sendo eles:</w:t>
      </w:r>
    </w:p>
    <w:p w:rsidR="00697FC9" w:rsidRDefault="00697FC9" w14:paraId="009DEE89" w14:textId="77777777">
      <w:pPr>
        <w:spacing w:line="360" w:lineRule="auto"/>
        <w:ind w:firstLine="709"/>
        <w:jc w:val="both"/>
        <w:rPr>
          <w:color w:val="000000"/>
        </w:rPr>
      </w:pPr>
    </w:p>
    <w:p w:rsidR="00697FC9" w:rsidRDefault="00000000" w14:paraId="45D49FA3" w14:textId="77777777">
      <w:pPr>
        <w:numPr>
          <w:ilvl w:val="0"/>
          <w:numId w:val="2"/>
        </w:numPr>
        <w:spacing w:line="360" w:lineRule="auto"/>
        <w:jc w:val="both"/>
      </w:pPr>
      <w:r>
        <w:rPr>
          <w:color w:val="000000"/>
        </w:rPr>
        <w:t>Dificuldade de instrutores autônomos</w:t>
      </w:r>
      <w:r>
        <w:rPr>
          <w:color w:val="FF0000"/>
        </w:rPr>
        <w:t xml:space="preserve"> </w:t>
      </w:r>
      <w:r>
        <w:rPr>
          <w:color w:val="000000"/>
        </w:rPr>
        <w:t>na divulgação de seus serviços.</w:t>
      </w:r>
    </w:p>
    <w:p w:rsidR="00697FC9" w:rsidRDefault="00000000" w14:paraId="08FD0DF4" w14:textId="77777777">
      <w:pPr>
        <w:numPr>
          <w:ilvl w:val="0"/>
          <w:numId w:val="2"/>
        </w:numPr>
        <w:spacing w:line="360" w:lineRule="auto"/>
        <w:jc w:val="both"/>
      </w:pPr>
      <w:r>
        <w:rPr>
          <w:color w:val="000000"/>
        </w:rPr>
        <w:t>Ausência de uma ferramenta acessível de compartilhamento de arquivos didáticos de forma prática e estável.  </w:t>
      </w:r>
    </w:p>
    <w:p w:rsidR="00697FC9" w:rsidRDefault="00000000" w14:paraId="6F0D117F" w14:textId="77777777">
      <w:pPr>
        <w:numPr>
          <w:ilvl w:val="0"/>
          <w:numId w:val="2"/>
        </w:numPr>
        <w:spacing w:line="360" w:lineRule="auto"/>
        <w:jc w:val="both"/>
      </w:pPr>
      <w:r>
        <w:rPr>
          <w:color w:val="000000"/>
        </w:rPr>
        <w:t>Dificuldade de pessoas interessadas em aprender encontrar profissionais e negociar aulas.</w:t>
      </w:r>
    </w:p>
    <w:p w:rsidR="00697FC9" w:rsidRDefault="00697FC9" w14:paraId="63651664" w14:textId="77777777">
      <w:pPr>
        <w:spacing w:line="360" w:lineRule="auto"/>
        <w:ind w:left="720"/>
        <w:jc w:val="both"/>
        <w:rPr>
          <w:color w:val="000000"/>
        </w:rPr>
      </w:pPr>
    </w:p>
    <w:p w:rsidR="00697FC9" w:rsidRDefault="00000000" w14:paraId="3818F1D7" w14:textId="77777777">
      <w:pPr>
        <w:pStyle w:val="Ttulo2"/>
      </w:pPr>
      <w:bookmarkStart w:name="_3rdcrjn" w:id="16"/>
      <w:bookmarkEnd w:id="16"/>
      <w:r>
        <w:t>OBJETIVO GERAL</w:t>
      </w:r>
    </w:p>
    <w:p w:rsidR="00697FC9" w:rsidRDefault="00697FC9" w14:paraId="30029415" w14:textId="77777777"/>
    <w:p w:rsidR="00697FC9" w:rsidRDefault="00000000" w14:paraId="6DF7AE56" w14:textId="77777777">
      <w:pPr>
        <w:spacing w:line="360" w:lineRule="auto"/>
        <w:ind w:firstLine="709"/>
        <w:jc w:val="both"/>
        <w:rPr>
          <w:color w:val="000000"/>
        </w:rPr>
      </w:pPr>
      <w:r>
        <w:rPr>
          <w:color w:val="000000"/>
        </w:rPr>
        <w:t>Desenvolver e implementar uma aplicação web que possa vir a conectar pessoas interessadas em ensinar e aprender, fornecendo uma plataforma de pesquisa por categorias para facilitar o encontro entre esses dois grupos e oferecer suporte ao agendamento de aulas com base nos horários disponíveis de ambos, promovendo praticidade e acessibilidade a todas as partes envolvidas.</w:t>
      </w:r>
    </w:p>
    <w:p w:rsidR="00697FC9" w:rsidRDefault="00697FC9" w14:paraId="51E808BC" w14:textId="77777777">
      <w:pPr>
        <w:spacing w:line="360" w:lineRule="auto"/>
        <w:ind w:firstLine="709"/>
        <w:jc w:val="both"/>
        <w:rPr>
          <w:color w:val="000000"/>
        </w:rPr>
      </w:pPr>
    </w:p>
    <w:p w:rsidR="00697FC9" w:rsidRDefault="00000000" w14:paraId="4DA3F8ED" w14:textId="77777777">
      <w:pPr>
        <w:pStyle w:val="Ttulo2"/>
      </w:pPr>
      <w:bookmarkStart w:name="_26in1rg" w:id="17"/>
      <w:bookmarkEnd w:id="17"/>
      <w:r>
        <w:t>OBJETIVO ESPECÍFICO</w:t>
      </w:r>
    </w:p>
    <w:p w:rsidR="00697FC9" w:rsidRDefault="00697FC9" w14:paraId="269173C4" w14:textId="77777777"/>
    <w:p w:rsidR="00697FC9" w:rsidRDefault="00000000" w14:paraId="3512ED9C" w14:textId="77777777">
      <w:pPr>
        <w:numPr>
          <w:ilvl w:val="0"/>
          <w:numId w:val="4"/>
        </w:numPr>
        <w:spacing w:line="360" w:lineRule="auto"/>
        <w:jc w:val="both"/>
      </w:pPr>
      <w:r>
        <w:rPr>
          <w:color w:val="000000"/>
        </w:rPr>
        <w:t>Pesquisa sobre o tema.</w:t>
      </w:r>
    </w:p>
    <w:p w:rsidR="00697FC9" w:rsidRDefault="00000000" w14:paraId="3232577C" w14:textId="77777777">
      <w:pPr>
        <w:numPr>
          <w:ilvl w:val="0"/>
          <w:numId w:val="4"/>
        </w:numPr>
        <w:spacing w:line="360" w:lineRule="auto"/>
        <w:jc w:val="both"/>
      </w:pPr>
      <w:r>
        <w:rPr>
          <w:color w:val="000000"/>
        </w:rPr>
        <w:t>Elaboração das regras de negócios.</w:t>
      </w:r>
    </w:p>
    <w:p w:rsidR="00697FC9" w:rsidRDefault="00000000" w14:paraId="5052F368" w14:textId="77777777">
      <w:pPr>
        <w:numPr>
          <w:ilvl w:val="0"/>
          <w:numId w:val="4"/>
        </w:numPr>
        <w:spacing w:line="360" w:lineRule="auto"/>
        <w:jc w:val="both"/>
      </w:pPr>
      <w:r>
        <w:rPr>
          <w:color w:val="000000"/>
        </w:rPr>
        <w:t>Desenvolvimento de Requisitos Funcionais e Não Funcionais.</w:t>
      </w:r>
    </w:p>
    <w:p w:rsidR="00697FC9" w:rsidRDefault="00000000" w14:paraId="1950C1F0" w14:textId="77777777">
      <w:pPr>
        <w:numPr>
          <w:ilvl w:val="0"/>
          <w:numId w:val="4"/>
        </w:numPr>
        <w:spacing w:line="360" w:lineRule="auto"/>
        <w:jc w:val="both"/>
      </w:pPr>
      <w:r>
        <w:rPr>
          <w:color w:val="000000"/>
        </w:rPr>
        <w:t>Modelagem do sistema por meio de diagramas de caso de uso e de classes.</w:t>
      </w:r>
    </w:p>
    <w:p w:rsidR="00697FC9" w:rsidRDefault="00000000" w14:paraId="4A2CCFE8" w14:textId="77777777">
      <w:pPr>
        <w:numPr>
          <w:ilvl w:val="0"/>
          <w:numId w:val="4"/>
        </w:numPr>
        <w:spacing w:line="360" w:lineRule="auto"/>
        <w:jc w:val="both"/>
      </w:pPr>
      <w:r>
        <w:rPr>
          <w:color w:val="000000"/>
        </w:rPr>
        <w:t>Modelagem do banco de dados.</w:t>
      </w:r>
    </w:p>
    <w:p w:rsidR="00697FC9" w:rsidRDefault="00000000" w14:paraId="3430C834" w14:textId="77777777">
      <w:pPr>
        <w:numPr>
          <w:ilvl w:val="0"/>
          <w:numId w:val="4"/>
        </w:numPr>
        <w:spacing w:line="360" w:lineRule="auto"/>
        <w:jc w:val="both"/>
      </w:pPr>
      <w:r>
        <w:rPr>
          <w:color w:val="000000"/>
        </w:rPr>
        <w:t>Prototipação de telas.</w:t>
      </w:r>
    </w:p>
    <w:p w:rsidR="00697FC9" w:rsidRDefault="00000000" w14:paraId="4E7D5353" w14:textId="77777777">
      <w:pPr>
        <w:numPr>
          <w:ilvl w:val="0"/>
          <w:numId w:val="4"/>
        </w:numPr>
        <w:spacing w:line="360" w:lineRule="auto"/>
        <w:jc w:val="both"/>
      </w:pPr>
      <w:r>
        <w:rPr>
          <w:color w:val="000000"/>
        </w:rPr>
        <w:t>Implementação.</w:t>
      </w:r>
    </w:p>
    <w:p w:rsidR="00697FC9" w:rsidRDefault="00000000" w14:paraId="38F2683A" w14:textId="77777777">
      <w:pPr>
        <w:numPr>
          <w:ilvl w:val="0"/>
          <w:numId w:val="4"/>
        </w:numPr>
        <w:spacing w:line="360" w:lineRule="auto"/>
        <w:jc w:val="both"/>
      </w:pPr>
      <w:r>
        <w:rPr>
          <w:color w:val="000000"/>
        </w:rPr>
        <w:t>Testes de funcionalidades.</w:t>
      </w:r>
    </w:p>
    <w:p w:rsidR="00697FC9" w:rsidRDefault="00697FC9" w14:paraId="46954114" w14:textId="77777777">
      <w:pPr>
        <w:spacing w:line="360" w:lineRule="auto"/>
        <w:ind w:left="360"/>
        <w:jc w:val="both"/>
        <w:rPr>
          <w:color w:val="000000"/>
        </w:rPr>
      </w:pPr>
    </w:p>
    <w:p w:rsidR="00697FC9" w:rsidRDefault="00000000" w14:paraId="66EE6518" w14:textId="77777777">
      <w:pPr>
        <w:pStyle w:val="Ttulo2"/>
      </w:pPr>
      <w:bookmarkStart w:name="_lnxbz9" w:id="18"/>
      <w:bookmarkEnd w:id="18"/>
      <w:r>
        <w:rPr>
          <w:highlight w:val="white"/>
        </w:rPr>
        <w:t>JUSTIFICATIVA</w:t>
      </w:r>
    </w:p>
    <w:p w:rsidR="00697FC9" w:rsidRDefault="00697FC9" w14:paraId="62A938D6" w14:textId="77777777"/>
    <w:p w:rsidR="00697FC9" w:rsidRDefault="00000000" w14:paraId="10F651E5" w14:textId="77777777">
      <w:pPr>
        <w:spacing w:line="360" w:lineRule="auto"/>
        <w:ind w:firstLine="709"/>
        <w:jc w:val="both"/>
        <w:rPr>
          <w:color w:val="000000"/>
        </w:rPr>
      </w:pPr>
      <w:r>
        <w:rPr>
          <w:color w:val="000000"/>
        </w:rPr>
        <w:t xml:space="preserve">A justificativa para o desenvolvimento deste projeto ganha destaque ao abordar uma questão crucial identificada em nossa sociedade. De acordo com </w:t>
      </w:r>
      <w:proofErr w:type="spellStart"/>
      <w:r>
        <w:rPr>
          <w:rFonts w:ascii="Verdana" w:hAnsi="Verdana" w:eastAsia="Verdana" w:cs="Verdana"/>
          <w:color w:val="000000"/>
          <w:sz w:val="21"/>
          <w:szCs w:val="21"/>
          <w:highlight w:val="white"/>
        </w:rPr>
        <w:t>Gowdak</w:t>
      </w:r>
      <w:proofErr w:type="spellEnd"/>
      <w:r>
        <w:rPr>
          <w:rFonts w:ascii="Verdana" w:hAnsi="Verdana" w:eastAsia="Verdana" w:cs="Verdana"/>
          <w:color w:val="000000"/>
          <w:sz w:val="21"/>
          <w:szCs w:val="21"/>
          <w:highlight w:val="white"/>
        </w:rPr>
        <w:t xml:space="preserve"> </w:t>
      </w:r>
      <w:r>
        <w:rPr>
          <w:color w:val="000000"/>
        </w:rPr>
        <w:t xml:space="preserve">(2022) </w:t>
      </w:r>
      <w:r>
        <w:rPr>
          <w:color w:val="000000"/>
        </w:rPr>
        <w:t>atualmente se vive um contexto marcado por mudanças significativas no mercado de trabalho, com um aumento notável de profissionais autônomos e uma crescente precarização das condições laborais.</w:t>
      </w:r>
    </w:p>
    <w:p w:rsidR="00697FC9" w:rsidRDefault="00000000" w14:paraId="54B08419" w14:textId="77777777">
      <w:pPr>
        <w:spacing w:line="360" w:lineRule="auto"/>
        <w:ind w:firstLine="709"/>
        <w:jc w:val="both"/>
        <w:rPr>
          <w:color w:val="000000"/>
        </w:rPr>
      </w:pPr>
      <w:r>
        <w:rPr>
          <w:color w:val="000000"/>
        </w:rPr>
        <w:t xml:space="preserve">Nesse cenário, foi identificada uma lacuna significativa na divulgação e no acesso a professores autônomos, sejam eles especialistas em áreas acadêmicas ou profissionais com vasta experiência em campos específicos. Muitos desses profissionais, embora não tenham uma formação acadêmica formal, </w:t>
      </w:r>
      <w:r>
        <w:t>detém</w:t>
      </w:r>
      <w:r>
        <w:rPr>
          <w:color w:val="000000"/>
        </w:rPr>
        <w:t xml:space="preserve"> conhecimentos valiosos e especializados, adquiridos ao longo de suas jornadas profissionais. Essa experiência lhes permite compartilhar conhecimento e habilidades valiosas com outras pessoas em busca de aprendizado e crescimento.</w:t>
      </w:r>
    </w:p>
    <w:p w:rsidR="00697FC9" w:rsidRDefault="00000000" w14:paraId="12C89EFB" w14:textId="77777777">
      <w:pPr>
        <w:spacing w:line="360" w:lineRule="auto"/>
        <w:ind w:firstLine="709"/>
        <w:jc w:val="both"/>
        <w:rPr>
          <w:color w:val="000000"/>
        </w:rPr>
      </w:pPr>
      <w:r>
        <w:rPr>
          <w:color w:val="000000"/>
        </w:rPr>
        <w:t>O desenvolvimento da plataforma proposta surge como uma resposta direta a essa necessidade premente de conectar esses professores autônomos a alunos em potencial e, ao mesmo tempo, oferecer uma solução flexível para a disseminação de conhecimento. Essa iniciativa não apenas visa suprir uma carência identificada, mas também contribui para o empoderamento e a valorização desses profissionais autônomos em um ambiente de trabalho em constante transformação.</w:t>
      </w:r>
    </w:p>
    <w:p w:rsidR="00697FC9" w:rsidRDefault="00000000" w14:paraId="3587CC3D" w14:textId="77777777">
      <w:pPr>
        <w:spacing w:line="360" w:lineRule="auto"/>
        <w:ind w:firstLine="709"/>
        <w:jc w:val="both"/>
        <w:rPr>
          <w:color w:val="000000"/>
        </w:rPr>
      </w:pPr>
      <w:r>
        <w:rPr>
          <w:color w:val="000000"/>
        </w:rPr>
        <w:t>Assim, a justificativa deste projeto se baseia não apenas em uma lacuna observada, mas também em um compromisso com a melhoria das condições de trabalho para esses profissionais e no reconhecimento de que a experiência não se limita a diplomas acadêmicos formais. Ela reflete uma abordagem inovadora e inclusiva para a educação e o compartilhamento de conhecimento em nossa sociedade em evolução.</w:t>
      </w:r>
    </w:p>
    <w:p w:rsidR="00697FC9" w:rsidRDefault="00697FC9" w14:paraId="35B31DD2" w14:textId="77777777">
      <w:pPr>
        <w:spacing w:line="360" w:lineRule="auto"/>
        <w:ind w:firstLine="709"/>
        <w:jc w:val="both"/>
        <w:rPr>
          <w:color w:val="000000"/>
        </w:rPr>
      </w:pPr>
    </w:p>
    <w:p w:rsidR="00697FC9" w:rsidRDefault="00000000" w14:paraId="338BDD14" w14:textId="77777777">
      <w:pPr>
        <w:pStyle w:val="Ttulo2"/>
      </w:pPr>
      <w:bookmarkStart w:name="_35nkun2" w:id="19"/>
      <w:bookmarkEnd w:id="19"/>
      <w:r>
        <w:t>PÚBLICO-ALVO</w:t>
      </w:r>
    </w:p>
    <w:p w:rsidR="00697FC9" w:rsidRDefault="00697FC9" w14:paraId="17AD0F4D" w14:textId="77777777"/>
    <w:p w:rsidR="00697FC9" w:rsidRDefault="00000000" w14:paraId="6530B7F0" w14:textId="77777777">
      <w:pPr>
        <w:spacing w:line="360" w:lineRule="auto"/>
        <w:ind w:firstLine="709"/>
        <w:jc w:val="both"/>
        <w:rPr>
          <w:color w:val="000000"/>
        </w:rPr>
      </w:pPr>
      <w:r>
        <w:rPr>
          <w:color w:val="000000"/>
        </w:rPr>
        <w:t>O sistema é direcionado a dois públicos com características distintas, mas de perfil complementar com os objetivos uns dos outros, sendo eles:</w:t>
      </w:r>
    </w:p>
    <w:p w:rsidR="00697FC9" w:rsidRDefault="00697FC9" w14:paraId="190D7085" w14:textId="77777777">
      <w:pPr>
        <w:spacing w:line="360" w:lineRule="auto"/>
        <w:ind w:firstLine="709"/>
        <w:jc w:val="both"/>
        <w:rPr>
          <w:color w:val="000000"/>
        </w:rPr>
      </w:pPr>
    </w:p>
    <w:p w:rsidR="00697FC9" w:rsidRDefault="00000000" w14:paraId="33A25B3C" w14:textId="77777777">
      <w:pPr>
        <w:numPr>
          <w:ilvl w:val="0"/>
          <w:numId w:val="1"/>
        </w:numPr>
        <w:spacing w:line="360" w:lineRule="auto"/>
        <w:jc w:val="both"/>
      </w:pPr>
      <w:r>
        <w:rPr>
          <w:b/>
          <w:color w:val="000000"/>
        </w:rPr>
        <w:t>Mestres:</w:t>
      </w:r>
      <w:r>
        <w:rPr>
          <w:color w:val="000000"/>
        </w:rPr>
        <w:t xml:space="preserve"> Professores independentes, instrutores, mentores, e especialistas em diversas áreas. Conhecedores profundos e com experiência prática em um tópico específico, que desejam compartilhar seus </w:t>
      </w:r>
      <w:r>
        <w:t>conhecimentos uns com</w:t>
      </w:r>
      <w:r>
        <w:rPr>
          <w:color w:val="000000"/>
        </w:rPr>
        <w:t xml:space="preserve"> os outros. </w:t>
      </w:r>
    </w:p>
    <w:p w:rsidR="00697FC9" w:rsidRDefault="00000000" w14:paraId="7692DA1F" w14:textId="77777777">
      <w:pPr>
        <w:numPr>
          <w:ilvl w:val="0"/>
          <w:numId w:val="1"/>
        </w:numPr>
        <w:spacing w:line="360" w:lineRule="auto"/>
        <w:jc w:val="both"/>
      </w:pPr>
      <w:r>
        <w:rPr>
          <w:b/>
          <w:color w:val="000000"/>
        </w:rPr>
        <w:t>Aprendizes:</w:t>
      </w:r>
      <w:r>
        <w:rPr>
          <w:color w:val="000000"/>
        </w:rPr>
        <w:t xml:space="preserve"> Estudantes de todas as idades e níveis de educação que desejam aprender algo novo ou aprofundar seus conhecimentos em uma área específica. Eles podem ser estudantes do ensino médio procurando ajuda extra em matérias escolares, universitários em busca de apoio em disciplinas específicas, profissionais que desejam desenvolver novas habilidades ou mesmo entusiastas que queiram aprender por </w:t>
      </w:r>
      <w:r>
        <w:rPr>
          <w:i/>
          <w:color w:val="000000"/>
        </w:rPr>
        <w:t>hobby</w:t>
      </w:r>
      <w:r>
        <w:rPr>
          <w:color w:val="000000"/>
        </w:rPr>
        <w:t>.</w:t>
      </w:r>
    </w:p>
    <w:p w:rsidR="00697FC9" w:rsidRDefault="00697FC9" w14:paraId="7AC6C27B" w14:textId="77777777">
      <w:pPr>
        <w:spacing w:line="360" w:lineRule="auto"/>
        <w:ind w:left="720"/>
        <w:jc w:val="both"/>
        <w:rPr>
          <w:color w:val="000000"/>
        </w:rPr>
      </w:pPr>
    </w:p>
    <w:p w:rsidR="00697FC9" w:rsidRDefault="00000000" w14:paraId="361FE630" w14:textId="77777777">
      <w:pPr>
        <w:pStyle w:val="Ttulo2"/>
      </w:pPr>
      <w:bookmarkStart w:name="_1ksv4uv" w:id="20"/>
      <w:bookmarkEnd w:id="20"/>
      <w:r>
        <w:t>RELEVÂNCIA</w:t>
      </w:r>
    </w:p>
    <w:p w:rsidR="00697FC9" w:rsidRDefault="00697FC9" w14:paraId="00CEA2DF" w14:textId="77777777"/>
    <w:p w:rsidR="00697FC9" w:rsidRDefault="00000000" w14:paraId="124AF9EA" w14:textId="77777777">
      <w:pPr>
        <w:spacing w:line="360" w:lineRule="auto"/>
        <w:ind w:firstLine="709"/>
        <w:jc w:val="both"/>
        <w:rPr>
          <w:color w:val="000000"/>
        </w:rPr>
      </w:pPr>
      <w:r>
        <w:rPr>
          <w:color w:val="000000"/>
        </w:rPr>
        <w:t>O projeto aborda uma temática significativa ao oferecer uma plataforma que estabelece uma ponte entre alunos e professores autônomos e especialistas. Permitindo que os alunos encontrem instrutores que se alinhem perfeitamente com suas necessidades individuais, criando assim experiências de aprendizado personalizadas e adaptadas aos objetivos únicos de cada aluno.</w:t>
      </w:r>
    </w:p>
    <w:p w:rsidR="00697FC9" w:rsidRDefault="00000000" w14:paraId="616242A0" w14:textId="77777777">
      <w:pPr>
        <w:spacing w:line="360" w:lineRule="auto"/>
        <w:ind w:firstLine="709"/>
        <w:jc w:val="both"/>
        <w:rPr>
          <w:color w:val="000000"/>
        </w:rPr>
      </w:pPr>
      <w:r>
        <w:rPr>
          <w:color w:val="000000"/>
        </w:rPr>
        <w:t>Um dos pontos mais destacados deste projeto é a sua capacidade de ampliar o acesso ao conhecimento especializado. Frequentemente, esse tipo de conhecimento não se localiza com uma disponibilidade fácil em instituições educacionais tradicionais. A plataforma cria um espaço onde o conhecimento prático e experiente pode ser compartilhado, enriquecendo consideravelmente o leque de serviços educacionais disponíveis para os usuários.</w:t>
      </w:r>
    </w:p>
    <w:p w:rsidR="00697FC9" w:rsidRDefault="00000000" w14:paraId="11A2D772" w14:textId="77777777">
      <w:pPr>
        <w:spacing w:line="360" w:lineRule="auto"/>
        <w:ind w:firstLine="709"/>
        <w:jc w:val="both"/>
        <w:rPr>
          <w:color w:val="000000"/>
        </w:rPr>
        <w:sectPr w:rsidR="00697FC9">
          <w:headerReference w:type="default" r:id="rId10"/>
          <w:footerReference w:type="default" r:id="rId11"/>
          <w:headerReference w:type="first" r:id="rId12"/>
          <w:footerReference w:type="first" r:id="rId13"/>
          <w:pgSz w:w="11906" w:h="16838" w:orient="portrait"/>
          <w:pgMar w:top="1700" w:right="1133" w:bottom="1133" w:left="1700" w:header="850" w:footer="0" w:gutter="0"/>
          <w:cols w:space="720"/>
          <w:formProt w:val="0"/>
          <w:titlePg/>
          <w:docGrid w:linePitch="100" w:charSpace="4096"/>
        </w:sectPr>
      </w:pPr>
      <w:r>
        <w:rPr>
          <w:color w:val="000000"/>
        </w:rPr>
        <w:t>Além disso, o projeto desempenha um papel vital em ampliar as oportunidades para professores autônomos, um grupo de profissionais que muitas vezes enfrenta desafios significativos ao tentar se destacar e encontrar alunos. A plataforma oferece a esses educadores um meio inovador de apresentar seus serviços, compartilhar materiais de ensino e estabelecer conexões com potenciais alunos. Essa abordagem moderna retira esses professores da restrição geográfica, permitindo que eles alcancem um público mais amplo e, ao mesmo tempo, aproveitem o vasto universo da tecnologia.</w:t>
      </w:r>
    </w:p>
    <w:p w:rsidR="00697FC9" w:rsidRDefault="00000000" w14:paraId="2F2FEE02" w14:textId="77777777">
      <w:pPr>
        <w:pStyle w:val="Ttulo1"/>
        <w:numPr>
          <w:ilvl w:val="0"/>
          <w:numId w:val="3"/>
        </w:numPr>
      </w:pPr>
      <w:bookmarkStart w:name="_44sinio" w:id="21"/>
      <w:bookmarkEnd w:id="21"/>
      <w:r>
        <w:t xml:space="preserve">MÉTODOS E PROCEDIMENTOS </w:t>
      </w:r>
    </w:p>
    <w:p w:rsidR="00697FC9" w:rsidRDefault="00697FC9" w14:paraId="5CCA820A" w14:textId="77777777"/>
    <w:p w:rsidR="00697FC9" w:rsidRDefault="00000000" w14:paraId="5FEBA621" w14:textId="77777777">
      <w:pPr>
        <w:spacing w:line="360" w:lineRule="auto"/>
        <w:ind w:firstLine="709"/>
        <w:jc w:val="both"/>
        <w:rPr>
          <w:color w:val="000000"/>
        </w:rPr>
      </w:pPr>
      <w:r>
        <w:rPr>
          <w:color w:val="000000"/>
        </w:rPr>
        <w:t>Este trabalho contou com pesquisa bibliográfica para aquisição de conteúdos teóricos. Além disso diversas ferramentas, técnicas e procedimentos foram utilizados na elaboração deste trabalho, sendo descritas abaixo:</w:t>
      </w:r>
    </w:p>
    <w:p w:rsidR="00697FC9" w:rsidRDefault="00697FC9" w14:paraId="6E511A6D" w14:textId="77777777">
      <w:pPr>
        <w:spacing w:line="360" w:lineRule="auto"/>
        <w:ind w:firstLine="709"/>
        <w:jc w:val="both"/>
        <w:rPr>
          <w:color w:val="000000"/>
        </w:rPr>
      </w:pPr>
    </w:p>
    <w:p w:rsidR="00697FC9" w:rsidP="30FEA9A6" w:rsidRDefault="00000000" w14:paraId="386FAAA7" w14:textId="77777777" w14:noSpellErr="1">
      <w:pPr>
        <w:spacing w:line="360" w:lineRule="auto"/>
        <w:ind w:left="0"/>
        <w:jc w:val="both"/>
        <w:pPrChange w:author="Aldo Barduco Neto" w:date="2023-12-07T02:09:02.885Z">
          <w:pPr>
            <w:numPr>
              <w:ilvl w:val="0"/>
              <w:numId w:val="5"/>
            </w:numPr>
            <w:spacing w:line="360" w:lineRule="auto"/>
            <w:jc w:val="both"/>
          </w:pPr>
        </w:pPrChange>
      </w:pPr>
      <w:commentRangeStart w:id="22"/>
      <w:r w:rsidRPr="30FEA9A6" w:rsidR="30FEA9A6">
        <w:rPr>
          <w:color w:val="000000" w:themeColor="text1" w:themeTint="FF" w:themeShade="FF"/>
        </w:rPr>
        <w:t>Pesquisa sobre o tema: a identificação sobre o tema partiu de pesquisas e estudos na internet, buscando sistemas similares ou que de alguma forma oferecessem funcionalidades parecidas. Pode-se então delimitar o objeto de estudo e limitar aspectos documentais.</w:t>
      </w:r>
    </w:p>
    <w:p w:rsidR="00697FC9" w:rsidP="30FEA9A6" w:rsidRDefault="00000000" w14:paraId="2EF2A79A" w14:textId="77777777" w14:noSpellErr="1">
      <w:pPr>
        <w:spacing w:line="360" w:lineRule="auto"/>
        <w:ind w:left="0"/>
        <w:jc w:val="both"/>
        <w:pPrChange w:author="Aldo Barduco Neto" w:date="2023-12-07T02:09:56.954Z">
          <w:pPr>
            <w:numPr>
              <w:ilvl w:val="0"/>
              <w:numId w:val="5"/>
            </w:numPr>
            <w:spacing w:line="360" w:lineRule="auto"/>
            <w:jc w:val="both"/>
          </w:pPr>
        </w:pPrChange>
      </w:pPr>
      <w:r w:rsidRPr="30FEA9A6" w:rsidR="30FEA9A6">
        <w:rPr>
          <w:color w:val="000000" w:themeColor="text1" w:themeTint="FF" w:themeShade="FF"/>
        </w:rPr>
        <w:t xml:space="preserve">Elaboração das regras de negócios: para construir delimitações do projeto, foram realizadas avaliações a possíveis concorrentes do sistema identificando aspectos comuns aos dois e observando a viabilidade de implementar funcionalidades melhores que as já existentes. O levantamento </w:t>
      </w:r>
      <w:commentRangeEnd w:id="22"/>
      <w:r>
        <w:rPr>
          <w:rStyle w:val="CommentReference"/>
        </w:rPr>
        <w:commentReference w:id="22"/>
      </w:r>
      <w:r w:rsidRPr="30FEA9A6" w:rsidR="30FEA9A6">
        <w:rPr>
          <w:color w:val="000000" w:themeColor="text1" w:themeTint="FF" w:themeShade="FF"/>
        </w:rPr>
        <w:t>levou em consideração aspectos como segurança, acessibilidade, interatividade e disponibilidade do sistema.</w:t>
      </w:r>
    </w:p>
    <w:p w:rsidR="00697FC9" w:rsidP="30FEA9A6" w:rsidRDefault="00000000" w14:paraId="2E149E1B" w14:textId="77777777" w14:noSpellErr="1">
      <w:pPr>
        <w:spacing w:line="360" w:lineRule="auto"/>
        <w:ind w:left="0"/>
        <w:jc w:val="both"/>
        <w:pPrChange w:author="Aldo Barduco Neto" w:date="2023-12-07T02:10:02.512Z">
          <w:pPr>
            <w:numPr>
              <w:ilvl w:val="0"/>
              <w:numId w:val="5"/>
            </w:numPr>
            <w:spacing w:line="360" w:lineRule="auto"/>
            <w:jc w:val="both"/>
          </w:pPr>
        </w:pPrChange>
      </w:pPr>
      <w:r w:rsidRPr="30FEA9A6" w:rsidR="30FEA9A6">
        <w:rPr>
          <w:color w:val="000000" w:themeColor="text1" w:themeTint="FF" w:themeShade="FF"/>
        </w:rPr>
        <w:t>Desenvolvimento de Requisitos Funcionais e Não Funcionais: uma vez determinadas as delimitações do projeto, partiu-se a definição de aspectos internos e externos ao sistema. Para determinar os requisitos funcionais, utilizou-se os protótipos de tela como embasamento para enxergar onde uma funcionalidade era mais aderente e onde ela podia ser realocada ou mesmo reformulada. Os requisitos não funcionais foram determinados levando em consideração muito da viabilidade econômica e daquilo que era mais próximo à realidade da equipe desenvolvedora, como por exemplo a determinação do banco de dados ou de qual linguagem utilizar, esse último sendo muito considerado por demandar tempo para aprender sobre determinada linguagem.</w:t>
      </w:r>
    </w:p>
    <w:p w:rsidR="00697FC9" w:rsidP="30FEA9A6" w:rsidRDefault="00000000" w14:paraId="68023F82" w14:textId="77777777">
      <w:pPr>
        <w:spacing w:line="360" w:lineRule="auto"/>
        <w:ind w:left="0"/>
        <w:jc w:val="both"/>
        <w:pPrChange w:author="Aldo Barduco Neto" w:date="2023-12-07T02:10:06.935Z">
          <w:pPr>
            <w:numPr>
              <w:ilvl w:val="0"/>
              <w:numId w:val="5"/>
            </w:numPr>
            <w:spacing w:line="360" w:lineRule="auto"/>
            <w:jc w:val="both"/>
          </w:pPr>
        </w:pPrChange>
      </w:pPr>
      <w:r w:rsidRPr="30FEA9A6" w:rsidR="30FEA9A6">
        <w:rPr>
          <w:color w:val="000000" w:themeColor="text1" w:themeTint="FF" w:themeShade="FF"/>
        </w:rPr>
        <w:t xml:space="preserve">Modelagem do sistema por meio de diagramas de caso de uso e de classes: a modelagem do diagrama de caso de uso identificou todos os atores e atribuiu a cada um suas respectivas funcionalidades dentro do sistema e a de classes de igual forma o fez, determinando um escopo de entidades. Todo o processo de modelagem, quer seja do diagrama de caso de uso, quer seja do diagrama de classe, utilizou a ferramenta </w:t>
      </w:r>
      <w:r w:rsidRPr="30FEA9A6" w:rsidR="30FEA9A6">
        <w:rPr>
          <w:i w:val="1"/>
          <w:iCs w:val="1"/>
          <w:color w:val="000000" w:themeColor="text1" w:themeTint="FF" w:themeShade="FF"/>
        </w:rPr>
        <w:t>Astah</w:t>
      </w:r>
      <w:r w:rsidRPr="30FEA9A6" w:rsidR="30FEA9A6">
        <w:rPr>
          <w:i w:val="1"/>
          <w:iCs w:val="1"/>
          <w:color w:val="000000" w:themeColor="text1" w:themeTint="FF" w:themeShade="FF"/>
        </w:rPr>
        <w:t xml:space="preserve"> Community</w:t>
      </w:r>
      <w:r w:rsidRPr="30FEA9A6" w:rsidR="30FEA9A6">
        <w:rPr>
          <w:color w:val="000000" w:themeColor="text1" w:themeTint="FF" w:themeShade="FF"/>
        </w:rPr>
        <w:t xml:space="preserve"> versão 6.9.</w:t>
      </w:r>
    </w:p>
    <w:p w:rsidR="00697FC9" w:rsidP="30FEA9A6" w:rsidRDefault="00000000" w14:paraId="394B45EE" w14:textId="77777777" w14:noSpellErr="1">
      <w:pPr>
        <w:spacing w:line="360" w:lineRule="auto"/>
        <w:ind w:left="0"/>
        <w:jc w:val="both"/>
        <w:pPrChange w:author="Aldo Barduco Neto" w:date="2023-12-07T02:10:09.771Z">
          <w:pPr>
            <w:numPr>
              <w:ilvl w:val="0"/>
              <w:numId w:val="5"/>
            </w:numPr>
            <w:spacing w:line="360" w:lineRule="auto"/>
            <w:jc w:val="both"/>
          </w:pPr>
        </w:pPrChange>
      </w:pPr>
      <w:r w:rsidRPr="30FEA9A6" w:rsidR="30FEA9A6">
        <w:rPr>
          <w:color w:val="000000" w:themeColor="text1" w:themeTint="FF" w:themeShade="FF"/>
        </w:rPr>
        <w:t xml:space="preserve">Modelagem do banco de dados: a modelagem do banco de dados foi construída utilizando o recurso de criação de Modelos Relacionais do </w:t>
      </w:r>
      <w:r w:rsidRPr="30FEA9A6" w:rsidR="30FEA9A6">
        <w:rPr>
          <w:i w:val="1"/>
          <w:iCs w:val="1"/>
          <w:color w:val="000000" w:themeColor="text1" w:themeTint="FF" w:themeShade="FF"/>
        </w:rPr>
        <w:t>Workbench</w:t>
      </w:r>
      <w:r w:rsidRPr="30FEA9A6" w:rsidR="30FEA9A6">
        <w:rPr>
          <w:color w:val="000000" w:themeColor="text1" w:themeTint="FF" w:themeShade="FF"/>
        </w:rPr>
        <w:t xml:space="preserve"> versão 8.0.30. Por se tratar de uma ferramenta de fácil manuseio e interatividade ela veio ao encontro da proposta do projeto, uma vez que possui um leque de identificadores e simbolizações de rápida compreensão.</w:t>
      </w:r>
    </w:p>
    <w:p w:rsidR="00697FC9" w:rsidP="30FEA9A6" w:rsidRDefault="00000000" w14:paraId="17C67DED" w14:textId="77777777">
      <w:pPr>
        <w:spacing w:line="360" w:lineRule="auto"/>
        <w:ind w:left="0"/>
        <w:jc w:val="both"/>
        <w:pPrChange w:author="Aldo Barduco Neto" w:date="2023-12-07T02:10:13.419Z">
          <w:pPr>
            <w:numPr>
              <w:ilvl w:val="0"/>
              <w:numId w:val="5"/>
            </w:numPr>
            <w:spacing w:line="360" w:lineRule="auto"/>
            <w:jc w:val="both"/>
          </w:pPr>
        </w:pPrChange>
      </w:pPr>
      <w:r w:rsidRPr="30FEA9A6" w:rsidR="30FEA9A6">
        <w:rPr>
          <w:color w:val="000000" w:themeColor="text1" w:themeTint="FF" w:themeShade="FF"/>
        </w:rPr>
        <w:t xml:space="preserve">Prototipação de telas: a fase foi realizada de forma que se pudesse ter um modelo visual a ser seguido nas posteriores de desenvolvimento, sendo utilizada a plataforma web </w:t>
      </w:r>
      <w:r w:rsidRPr="30FEA9A6" w:rsidR="30FEA9A6">
        <w:rPr>
          <w:i w:val="1"/>
          <w:iCs w:val="1"/>
          <w:color w:val="000000" w:themeColor="text1" w:themeTint="FF" w:themeShade="FF"/>
        </w:rPr>
        <w:t>Figma</w:t>
      </w:r>
      <w:r w:rsidRPr="30FEA9A6" w:rsidR="30FEA9A6">
        <w:rPr>
          <w:color w:val="000000" w:themeColor="text1" w:themeTint="FF" w:themeShade="FF"/>
        </w:rPr>
        <w:t xml:space="preserve"> para o devido fim. Buscou-se extrair ao máximo detalhes e aspectos visuais que pudessem ser relevantes no destrinchar das funcionalidades.</w:t>
      </w:r>
    </w:p>
    <w:p w:rsidR="00697FC9" w:rsidP="30FEA9A6" w:rsidRDefault="00000000" w14:paraId="34D9A4FF" w14:textId="77777777">
      <w:pPr>
        <w:spacing w:line="360" w:lineRule="auto"/>
        <w:ind w:left="0"/>
        <w:jc w:val="both"/>
        <w:pPrChange w:author="Aldo Barduco Neto" w:date="2023-12-07T02:10:16.312Z">
          <w:pPr>
            <w:numPr>
              <w:ilvl w:val="0"/>
              <w:numId w:val="5"/>
            </w:numPr>
            <w:spacing w:line="360" w:lineRule="auto"/>
            <w:jc w:val="both"/>
          </w:pPr>
        </w:pPrChange>
      </w:pPr>
      <w:r w:rsidRPr="30FEA9A6" w:rsidR="30FEA9A6">
        <w:rPr>
          <w:color w:val="000000" w:themeColor="text1" w:themeTint="FF" w:themeShade="FF"/>
        </w:rPr>
        <w:t xml:space="preserve">Implementação: utilizar-se-á de ferramentas de versionamento de código para controle e preservação do que venha a ser construído, sendo estas ferramentas o </w:t>
      </w:r>
      <w:r w:rsidRPr="30FEA9A6" w:rsidR="30FEA9A6">
        <w:rPr>
          <w:color w:val="000000" w:themeColor="text1" w:themeTint="FF" w:themeShade="FF"/>
        </w:rPr>
        <w:t>Git</w:t>
      </w:r>
      <w:r w:rsidRPr="30FEA9A6" w:rsidR="30FEA9A6">
        <w:rPr>
          <w:color w:val="000000" w:themeColor="text1" w:themeTint="FF" w:themeShade="FF"/>
        </w:rPr>
        <w:t xml:space="preserve"> e o </w:t>
      </w:r>
      <w:r w:rsidRPr="30FEA9A6" w:rsidR="30FEA9A6">
        <w:rPr>
          <w:i w:val="1"/>
          <w:iCs w:val="1"/>
          <w:color w:val="000000" w:themeColor="text1" w:themeTint="FF" w:themeShade="FF"/>
        </w:rPr>
        <w:t>GitHub</w:t>
      </w:r>
      <w:r w:rsidRPr="30FEA9A6" w:rsidR="30FEA9A6">
        <w:rPr>
          <w:color w:val="000000" w:themeColor="text1" w:themeTint="FF" w:themeShade="FF"/>
        </w:rPr>
        <w:t xml:space="preserve">. Todos os requisitos e regras de negócio serão implementados na linguagem C#, utilizando-se do </w:t>
      </w:r>
      <w:r w:rsidRPr="30FEA9A6" w:rsidR="30FEA9A6">
        <w:rPr>
          <w:i w:val="1"/>
          <w:iCs w:val="1"/>
          <w:color w:val="000000" w:themeColor="text1" w:themeTint="FF" w:themeShade="FF"/>
        </w:rPr>
        <w:t>framework</w:t>
      </w:r>
      <w:r w:rsidRPr="30FEA9A6" w:rsidR="30FEA9A6">
        <w:rPr>
          <w:color w:val="000000" w:themeColor="text1" w:themeTint="FF" w:themeShade="FF"/>
        </w:rPr>
        <w:t xml:space="preserve"> .NET Core 7. A linguagem de banco de dados a ser utilizada será o SQL e o ambiente de desenvolvimento o SQL Server. As funcionalidades serão construídas separadamente, sendo integradas umas às outras a cada sprint, visando a preservação daquilo que já está consolidado.</w:t>
      </w:r>
    </w:p>
    <w:p w:rsidR="00697FC9" w:rsidP="30FEA9A6" w:rsidRDefault="00000000" w14:paraId="1C9B9172" w14:textId="77777777" w14:noSpellErr="1">
      <w:pPr>
        <w:spacing w:line="360" w:lineRule="auto"/>
        <w:ind w:left="0"/>
        <w:jc w:val="both"/>
        <w:pPrChange w:author="Aldo Barduco Neto" w:date="2023-12-07T02:10:21.24Z">
          <w:pPr>
            <w:numPr>
              <w:ilvl w:val="0"/>
              <w:numId w:val="5"/>
            </w:numPr>
            <w:spacing w:line="360" w:lineRule="auto"/>
            <w:jc w:val="both"/>
          </w:pPr>
        </w:pPrChange>
      </w:pPr>
      <w:r w:rsidRPr="30FEA9A6" w:rsidR="30FEA9A6">
        <w:rPr>
          <w:color w:val="000000" w:themeColor="text1" w:themeTint="FF" w:themeShade="FF"/>
        </w:rPr>
        <w:t>Testes de Funcionalidades: após o processo de implementação de cada funcionalidade serão atribuídos cenários e casos de testes que validem os comportamentos dos sistemas diante de situações distintas.</w:t>
      </w:r>
    </w:p>
    <w:p w:rsidR="00697FC9" w:rsidRDefault="00697FC9" w14:paraId="17278ED8" w14:textId="77777777">
      <w:pPr>
        <w:spacing w:line="360" w:lineRule="auto"/>
        <w:ind w:left="720"/>
        <w:jc w:val="both"/>
        <w:rPr>
          <w:color w:val="000000"/>
        </w:rPr>
      </w:pPr>
    </w:p>
    <w:p w:rsidR="00697FC9" w:rsidRDefault="00000000" w14:paraId="639FB26F" w14:textId="77777777">
      <w:pPr>
        <w:spacing w:line="360" w:lineRule="auto"/>
        <w:ind w:firstLine="709"/>
        <w:jc w:val="both"/>
        <w:rPr>
          <w:color w:val="000000"/>
        </w:rPr>
      </w:pPr>
      <w:r>
        <w:rPr>
          <w:color w:val="000000"/>
        </w:rPr>
        <w:t xml:space="preserve">Cabe salientar que a condução do projeto se baseia na metodologia ágil Scrum, sendo a entrega de tarefas e demandas em </w:t>
      </w:r>
      <w:r>
        <w:rPr>
          <w:i/>
          <w:color w:val="000000"/>
        </w:rPr>
        <w:t>Sprints</w:t>
      </w:r>
      <w:r>
        <w:rPr>
          <w:color w:val="000000"/>
        </w:rPr>
        <w:t xml:space="preserve"> pré-determinadas com uma lista de atividades que identifica prioridades (</w:t>
      </w:r>
      <w:r>
        <w:rPr>
          <w:i/>
          <w:color w:val="000000"/>
        </w:rPr>
        <w:t>Backlog</w:t>
      </w:r>
      <w:r>
        <w:rPr>
          <w:color w:val="000000"/>
        </w:rPr>
        <w:t xml:space="preserve">), reuniões de retrospectiva e de entrega do produto de forma incremental. Visando a aderência do projeto ao referido formato, optou-se pela utilização da ferramenta </w:t>
      </w:r>
      <w:proofErr w:type="spellStart"/>
      <w:r>
        <w:rPr>
          <w:color w:val="000000"/>
        </w:rPr>
        <w:t>Trello</w:t>
      </w:r>
      <w:proofErr w:type="spellEnd"/>
      <w:r>
        <w:rPr>
          <w:color w:val="000000"/>
        </w:rPr>
        <w:t xml:space="preserve"> como quadro de organização </w:t>
      </w:r>
      <w:proofErr w:type="spellStart"/>
      <w:r>
        <w:rPr>
          <w:color w:val="000000"/>
        </w:rPr>
        <w:t>Kanban</w:t>
      </w:r>
      <w:proofErr w:type="spellEnd"/>
      <w:r>
        <w:rPr>
          <w:color w:val="000000"/>
        </w:rPr>
        <w:t>.</w:t>
      </w:r>
    </w:p>
    <w:p w:rsidR="00697FC9" w:rsidRDefault="00697FC9" w14:paraId="008D2E7C" w14:textId="77777777">
      <w:pPr>
        <w:spacing w:line="360" w:lineRule="auto"/>
        <w:jc w:val="both"/>
        <w:rPr>
          <w:u w:val="single"/>
        </w:rPr>
        <w:sectPr w:rsidR="00697FC9">
          <w:headerReference w:type="default" r:id="rId18"/>
          <w:footerReference w:type="default" r:id="rId19"/>
          <w:headerReference w:type="first" r:id="rId20"/>
          <w:footerReference w:type="first" r:id="rId21"/>
          <w:pgSz w:w="11906" w:h="16838" w:orient="portrait"/>
          <w:pgMar w:top="1700" w:right="1133" w:bottom="1133" w:left="1700" w:header="850" w:footer="0" w:gutter="0"/>
          <w:cols w:space="720"/>
          <w:formProt w:val="0"/>
          <w:titlePg/>
          <w:docGrid w:linePitch="100" w:charSpace="4096"/>
        </w:sectPr>
      </w:pPr>
    </w:p>
    <w:p w:rsidR="00697FC9" w:rsidRDefault="00000000" w14:paraId="433CFC93" w14:textId="77777777">
      <w:pPr>
        <w:pStyle w:val="Ttulo1"/>
      </w:pPr>
      <w:bookmarkStart w:name="_2jxsxqh" w:id="23"/>
      <w:bookmarkEnd w:id="23"/>
      <w:r>
        <w:t>2. PROJETO</w:t>
      </w:r>
    </w:p>
    <w:p w:rsidR="00697FC9" w:rsidRDefault="00697FC9" w14:paraId="15B26FB8" w14:textId="77777777"/>
    <w:p w:rsidR="00697FC9" w:rsidRDefault="00000000" w14:paraId="79749C63" w14:textId="77777777">
      <w:pPr>
        <w:spacing w:line="360" w:lineRule="auto"/>
        <w:ind w:firstLine="709"/>
        <w:jc w:val="both"/>
        <w:rPr>
          <w:color w:val="000000"/>
        </w:rPr>
      </w:pPr>
      <w:r>
        <w:rPr>
          <w:color w:val="000000"/>
        </w:rPr>
        <w:tab/>
      </w:r>
      <w:r>
        <w:rPr>
          <w:color w:val="000000"/>
        </w:rPr>
        <w:t>O projeto apresentado foi desenvolvido seguindo tópicos primordiais da modelagem de um sistema, para isso, os seguintes elementos foram elaborados: Regras de Negócios, Diagrama de Caso de Uso, Diagrama de Classe, Requisitos Funcionais, Requisitos Não-Funcionais, Modelagem de Banco de Dados e Prototipação de Telas.</w:t>
      </w:r>
    </w:p>
    <w:p w:rsidR="00697FC9" w:rsidRDefault="00697FC9" w14:paraId="09A08B2A" w14:textId="77777777">
      <w:pPr>
        <w:spacing w:line="360" w:lineRule="auto"/>
        <w:ind w:firstLine="709"/>
        <w:jc w:val="both"/>
        <w:rPr>
          <w:color w:val="000000"/>
        </w:rPr>
      </w:pPr>
    </w:p>
    <w:p w:rsidR="00697FC9" w:rsidRDefault="00000000" w14:paraId="6F076DD9" w14:textId="77777777">
      <w:pPr>
        <w:pStyle w:val="Ttulo2"/>
      </w:pPr>
      <w:bookmarkStart w:name="_z337ya" w:id="24"/>
      <w:bookmarkEnd w:id="24"/>
      <w:r>
        <w:t>2.1 Regras de Negócios</w:t>
      </w:r>
    </w:p>
    <w:p w:rsidR="00697FC9" w:rsidRDefault="00697FC9" w14:paraId="0B0E0264" w14:textId="77777777"/>
    <w:p w:rsidR="00697FC9" w:rsidRDefault="00000000" w14:paraId="337E60D0" w14:textId="77777777">
      <w:pPr>
        <w:spacing w:line="360" w:lineRule="auto"/>
        <w:ind w:firstLine="709"/>
        <w:jc w:val="both"/>
        <w:rPr>
          <w:color w:val="000000"/>
        </w:rPr>
      </w:pPr>
      <w:r>
        <w:rPr>
          <w:color w:val="000000"/>
        </w:rPr>
        <w:tab/>
      </w:r>
      <w:r>
        <w:rPr>
          <w:color w:val="000000"/>
        </w:rPr>
        <w:t xml:space="preserve">Conforme </w:t>
      </w:r>
      <w:proofErr w:type="spellStart"/>
      <w:r>
        <w:rPr>
          <w:color w:val="000000"/>
        </w:rPr>
        <w:t>Pressmann</w:t>
      </w:r>
      <w:proofErr w:type="spellEnd"/>
      <w:r>
        <w:rPr>
          <w:color w:val="000000"/>
        </w:rPr>
        <w:t xml:space="preserve"> (2006, p. 682) um sistema “[...] é frequentemente a realização de diversas regras de negócio. À medida que essas regras se modificam, o software também deve ser modificado”, identificar quais são e como se interrelacionam é uma fase essencial dentro do escopo de um projeto.</w:t>
      </w:r>
    </w:p>
    <w:p w:rsidR="00697FC9" w:rsidRDefault="00000000" w14:paraId="1254E508" w14:textId="77777777">
      <w:pPr>
        <w:spacing w:line="360" w:lineRule="auto"/>
        <w:ind w:firstLine="709"/>
        <w:jc w:val="both"/>
        <w:rPr>
          <w:color w:val="000000"/>
        </w:rPr>
      </w:pPr>
      <w:r>
        <w:rPr>
          <w:color w:val="000000"/>
        </w:rPr>
        <w:t>A importância das regras de negócios se justifica na delimitação da abrangência daquilo que um software vem a abarcar, seja do ponto de vista interno ou externo ao sistema. As regras de negócios identificadas neste projeto podem ser vistas no Quadro 1:</w:t>
      </w:r>
    </w:p>
    <w:p w:rsidR="00697FC9" w:rsidRDefault="00697FC9" w14:paraId="5DE312BC" w14:textId="77777777">
      <w:pPr>
        <w:spacing w:line="360" w:lineRule="auto"/>
        <w:ind w:firstLine="709"/>
        <w:jc w:val="both"/>
        <w:rPr>
          <w:color w:val="000000"/>
        </w:rPr>
      </w:pPr>
    </w:p>
    <w:p w:rsidR="00697FC9" w:rsidRDefault="00000000" w14:paraId="6B52A44A" w14:textId="77777777">
      <w:pPr>
        <w:tabs>
          <w:tab w:val="left" w:pos="709"/>
        </w:tabs>
        <w:jc w:val="center"/>
        <w:rPr>
          <w:sz w:val="20"/>
          <w:szCs w:val="20"/>
        </w:rPr>
      </w:pPr>
      <w:r>
        <w:rPr>
          <w:b/>
          <w:sz w:val="20"/>
          <w:szCs w:val="20"/>
        </w:rPr>
        <w:t xml:space="preserve">Quadro 1 - </w:t>
      </w:r>
      <w:r>
        <w:rPr>
          <w:sz w:val="20"/>
          <w:szCs w:val="20"/>
        </w:rPr>
        <w:t>Regras de Negócios</w:t>
      </w:r>
    </w:p>
    <w:tbl>
      <w:tblPr>
        <w:tblW w:w="8503" w:type="dxa"/>
        <w:jc w:val="center"/>
        <w:tblLayout w:type="fixed"/>
        <w:tblCellMar>
          <w:top w:w="100" w:type="dxa"/>
          <w:left w:w="100" w:type="dxa"/>
          <w:bottom w:w="100" w:type="dxa"/>
          <w:right w:w="100" w:type="dxa"/>
        </w:tblCellMar>
        <w:tblLook w:val="0600" w:firstRow="0" w:lastRow="0" w:firstColumn="0" w:lastColumn="0" w:noHBand="1" w:noVBand="1"/>
      </w:tblPr>
      <w:tblGrid>
        <w:gridCol w:w="987"/>
        <w:gridCol w:w="7516"/>
      </w:tblGrid>
      <w:tr w:rsidR="00697FC9" w14:paraId="57718AB3" w14:textId="77777777">
        <w:trPr>
          <w:trHeight w:val="338"/>
          <w:jc w:val="center"/>
        </w:trPr>
        <w:tc>
          <w:tcPr>
            <w:tcW w:w="987" w:type="dxa"/>
            <w:tcBorders>
              <w:top w:val="single" w:color="000000" w:sz="4" w:space="0"/>
              <w:left w:val="single" w:color="000000" w:sz="4" w:space="0"/>
              <w:bottom w:val="single" w:color="000000" w:sz="4" w:space="0"/>
              <w:right w:val="single" w:color="000000" w:sz="4" w:space="0"/>
            </w:tcBorders>
            <w:vAlign w:val="center"/>
          </w:tcPr>
          <w:p w:rsidR="00697FC9" w:rsidRDefault="00000000" w14:paraId="5C759D99" w14:textId="77777777">
            <w:pPr>
              <w:jc w:val="center"/>
            </w:pPr>
            <w:r>
              <w:t>Código</w:t>
            </w:r>
          </w:p>
        </w:tc>
        <w:tc>
          <w:tcPr>
            <w:tcW w:w="7515" w:type="dxa"/>
            <w:tcBorders>
              <w:top w:val="single" w:color="000000" w:sz="4" w:space="0"/>
              <w:left w:val="single" w:color="000000" w:sz="4" w:space="0"/>
              <w:bottom w:val="single" w:color="000000" w:sz="4" w:space="0"/>
              <w:right w:val="single" w:color="000000" w:sz="4" w:space="0"/>
            </w:tcBorders>
            <w:vAlign w:val="center"/>
          </w:tcPr>
          <w:p w:rsidR="00697FC9" w:rsidRDefault="00000000" w14:paraId="272BD405" w14:textId="77777777">
            <w:r>
              <w:t>Descrição</w:t>
            </w:r>
          </w:p>
        </w:tc>
      </w:tr>
      <w:tr w:rsidR="00697FC9" w14:paraId="5D9D4C94" w14:textId="77777777">
        <w:trPr>
          <w:trHeight w:val="470"/>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39E2C86C" w14:textId="77777777">
            <w:pPr>
              <w:jc w:val="center"/>
            </w:pPr>
            <w:r>
              <w:t>RN01</w:t>
            </w:r>
          </w:p>
        </w:tc>
        <w:tc>
          <w:tcPr>
            <w:tcW w:w="7515" w:type="dxa"/>
            <w:tcBorders>
              <w:left w:val="single" w:color="000000" w:sz="4" w:space="0"/>
              <w:bottom w:val="single" w:color="000000" w:sz="4" w:space="0"/>
              <w:right w:val="single" w:color="000000" w:sz="4" w:space="0"/>
            </w:tcBorders>
            <w:vAlign w:val="center"/>
          </w:tcPr>
          <w:p w:rsidR="00697FC9" w:rsidRDefault="00000000" w14:paraId="4C2FB771" w14:textId="77777777">
            <w:pPr>
              <w:jc w:val="both"/>
            </w:pPr>
            <w:r>
              <w:t>Professores devem concordar em seguir as diretrizes e padrões da plataforma para manter a qualidade do conteúdo.</w:t>
            </w:r>
          </w:p>
        </w:tc>
      </w:tr>
      <w:tr w:rsidR="00697FC9" w14:paraId="2ACA06A7" w14:textId="77777777">
        <w:trPr>
          <w:trHeight w:val="225"/>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768FC47F" w14:textId="77777777">
            <w:pPr>
              <w:jc w:val="center"/>
            </w:pPr>
            <w:r>
              <w:t>RN02</w:t>
            </w:r>
          </w:p>
        </w:tc>
        <w:tc>
          <w:tcPr>
            <w:tcW w:w="7515" w:type="dxa"/>
            <w:tcBorders>
              <w:left w:val="single" w:color="000000" w:sz="4" w:space="0"/>
              <w:bottom w:val="single" w:color="000000" w:sz="4" w:space="0"/>
              <w:right w:val="single" w:color="000000" w:sz="4" w:space="0"/>
            </w:tcBorders>
            <w:vAlign w:val="center"/>
          </w:tcPr>
          <w:p w:rsidR="00697FC9" w:rsidRDefault="00000000" w14:paraId="04722A36" w14:textId="77777777">
            <w:pPr>
              <w:jc w:val="both"/>
            </w:pPr>
            <w:r>
              <w:t>Os alunos só poderão avaliar a qualidade do ensino dos professores se fizerem login.</w:t>
            </w:r>
          </w:p>
        </w:tc>
      </w:tr>
      <w:tr w:rsidR="00697FC9" w14:paraId="557F4BA1" w14:textId="77777777">
        <w:trPr>
          <w:trHeight w:val="464"/>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236DEE84" w14:textId="77777777">
            <w:pPr>
              <w:jc w:val="center"/>
            </w:pPr>
            <w:r>
              <w:t>RN03</w:t>
            </w:r>
          </w:p>
        </w:tc>
        <w:tc>
          <w:tcPr>
            <w:tcW w:w="7515" w:type="dxa"/>
            <w:tcBorders>
              <w:left w:val="single" w:color="000000" w:sz="4" w:space="0"/>
              <w:bottom w:val="single" w:color="000000" w:sz="4" w:space="0"/>
              <w:right w:val="single" w:color="000000" w:sz="4" w:space="0"/>
            </w:tcBorders>
            <w:vAlign w:val="center"/>
          </w:tcPr>
          <w:p w:rsidR="00697FC9" w:rsidRDefault="00000000" w14:paraId="4B63FA1F" w14:textId="77777777">
            <w:pPr>
              <w:jc w:val="both"/>
            </w:pPr>
            <w:r>
              <w:t>A plataforma deve permitir a comunicação entre alunos e professores através de mensagens privadas, prezando pela privacidade das partes.</w:t>
            </w:r>
          </w:p>
        </w:tc>
      </w:tr>
      <w:tr w:rsidR="00697FC9" w14:paraId="18B1424F" w14:textId="77777777">
        <w:trPr>
          <w:trHeight w:val="25"/>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0F854D90" w14:textId="77777777">
            <w:pPr>
              <w:jc w:val="center"/>
            </w:pPr>
            <w:r>
              <w:t>RN04</w:t>
            </w:r>
          </w:p>
        </w:tc>
        <w:tc>
          <w:tcPr>
            <w:tcW w:w="7515" w:type="dxa"/>
            <w:tcBorders>
              <w:left w:val="single" w:color="000000" w:sz="4" w:space="0"/>
              <w:bottom w:val="single" w:color="000000" w:sz="4" w:space="0"/>
              <w:right w:val="single" w:color="000000" w:sz="4" w:space="0"/>
            </w:tcBorders>
            <w:vAlign w:val="center"/>
          </w:tcPr>
          <w:p w:rsidR="00697FC9" w:rsidRDefault="00000000" w14:paraId="07FD3A46" w14:textId="77777777">
            <w:pPr>
              <w:jc w:val="both"/>
            </w:pPr>
            <w:r>
              <w:t>A plataforma deve seguir políticas de privacidade e proteção de dados para garantir que as informações dos usuários sejam mantidas seguras.</w:t>
            </w:r>
          </w:p>
        </w:tc>
      </w:tr>
      <w:tr w:rsidR="00697FC9" w14:paraId="38BE4883" w14:textId="77777777">
        <w:trPr>
          <w:trHeight w:val="366"/>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634990FC" w14:textId="77777777">
            <w:pPr>
              <w:jc w:val="center"/>
            </w:pPr>
            <w:r>
              <w:t>RN05</w:t>
            </w:r>
          </w:p>
        </w:tc>
        <w:tc>
          <w:tcPr>
            <w:tcW w:w="7515" w:type="dxa"/>
            <w:tcBorders>
              <w:left w:val="single" w:color="000000" w:sz="4" w:space="0"/>
              <w:bottom w:val="single" w:color="000000" w:sz="4" w:space="0"/>
              <w:right w:val="single" w:color="000000" w:sz="4" w:space="0"/>
            </w:tcBorders>
            <w:vAlign w:val="center"/>
          </w:tcPr>
          <w:p w:rsidR="00697FC9" w:rsidRDefault="00000000" w14:paraId="184C0DE8" w14:textId="77777777">
            <w:pPr>
              <w:jc w:val="both"/>
            </w:pPr>
            <w:r>
              <w:t>Deve haver um canal de suporte para lidar com dúvidas, problemas técnicos e questões relacionadas à plataforma.</w:t>
            </w:r>
          </w:p>
        </w:tc>
      </w:tr>
      <w:tr w:rsidR="00697FC9" w14:paraId="65610FD0" w14:textId="77777777">
        <w:trPr>
          <w:trHeight w:val="508"/>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76F08B26" w14:textId="77777777">
            <w:pPr>
              <w:jc w:val="center"/>
            </w:pPr>
            <w:r>
              <w:t>RN06</w:t>
            </w:r>
          </w:p>
        </w:tc>
        <w:tc>
          <w:tcPr>
            <w:tcW w:w="7515" w:type="dxa"/>
            <w:tcBorders>
              <w:left w:val="single" w:color="000000" w:sz="4" w:space="0"/>
              <w:bottom w:val="single" w:color="000000" w:sz="4" w:space="0"/>
              <w:right w:val="single" w:color="000000" w:sz="4" w:space="0"/>
            </w:tcBorders>
            <w:vAlign w:val="center"/>
          </w:tcPr>
          <w:p w:rsidR="00697FC9" w:rsidRDefault="00000000" w14:paraId="05172E8A" w14:textId="77777777">
            <w:pPr>
              <w:jc w:val="both"/>
            </w:pPr>
            <w:r>
              <w:t>A plataforma deve ser atualizada com novos recursos e melhorias, com base no feedback dos usuários e nas tendências do mercado.</w:t>
            </w:r>
          </w:p>
        </w:tc>
      </w:tr>
      <w:tr w:rsidR="00697FC9" w14:paraId="1A17FC90" w14:textId="77777777">
        <w:trPr>
          <w:trHeight w:val="20"/>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57A89ACB" w14:textId="77777777">
            <w:pPr>
              <w:jc w:val="center"/>
            </w:pPr>
            <w:r>
              <w:t>RN07</w:t>
            </w:r>
          </w:p>
        </w:tc>
        <w:tc>
          <w:tcPr>
            <w:tcW w:w="7515" w:type="dxa"/>
            <w:tcBorders>
              <w:left w:val="single" w:color="000000" w:sz="4" w:space="0"/>
              <w:bottom w:val="single" w:color="000000" w:sz="4" w:space="0"/>
              <w:right w:val="single" w:color="000000" w:sz="4" w:space="0"/>
            </w:tcBorders>
            <w:vAlign w:val="center"/>
          </w:tcPr>
          <w:p w:rsidR="00697FC9" w:rsidRDefault="00000000" w14:paraId="7A473DBA" w14:textId="77777777">
            <w:pPr>
              <w:jc w:val="both"/>
            </w:pPr>
            <w:r>
              <w:t>Professores devem oferecer opções de horários flexíveis para aulas, permitindo que os alunos escolham horários convenientes.</w:t>
            </w:r>
          </w:p>
        </w:tc>
      </w:tr>
      <w:tr w:rsidR="00697FC9" w14:paraId="091B066C" w14:textId="77777777">
        <w:trPr>
          <w:trHeight w:val="396"/>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2540DAAF" w14:textId="77777777">
            <w:pPr>
              <w:jc w:val="center"/>
            </w:pPr>
            <w:r>
              <w:t>RN08</w:t>
            </w:r>
          </w:p>
        </w:tc>
        <w:tc>
          <w:tcPr>
            <w:tcW w:w="7515" w:type="dxa"/>
            <w:tcBorders>
              <w:left w:val="single" w:color="000000" w:sz="4" w:space="0"/>
              <w:bottom w:val="single" w:color="000000" w:sz="4" w:space="0"/>
              <w:right w:val="single" w:color="000000" w:sz="4" w:space="0"/>
            </w:tcBorders>
            <w:vAlign w:val="center"/>
          </w:tcPr>
          <w:p w:rsidR="00697FC9" w:rsidRDefault="00000000" w14:paraId="44123228" w14:textId="77777777">
            <w:pPr>
              <w:jc w:val="both"/>
            </w:pPr>
            <w:r>
              <w:t>A plataforma deve informar os termos de concordância e as políticas de uso do site quando um cadastro estiver em andamento.</w:t>
            </w:r>
          </w:p>
        </w:tc>
      </w:tr>
      <w:tr w:rsidR="00697FC9" w14:paraId="37F46A7B" w14:textId="77777777">
        <w:trPr>
          <w:trHeight w:val="462"/>
          <w:jc w:val="center"/>
        </w:trPr>
        <w:tc>
          <w:tcPr>
            <w:tcW w:w="987" w:type="dxa"/>
            <w:tcBorders>
              <w:left w:val="single" w:color="000000" w:sz="4" w:space="0"/>
              <w:bottom w:val="single" w:color="000000" w:sz="4" w:space="0"/>
              <w:right w:val="single" w:color="000000" w:sz="4" w:space="0"/>
            </w:tcBorders>
            <w:vAlign w:val="center"/>
          </w:tcPr>
          <w:p w:rsidR="00697FC9" w:rsidRDefault="00000000" w14:paraId="6CD20133" w14:textId="77777777">
            <w:pPr>
              <w:jc w:val="center"/>
            </w:pPr>
            <w:r>
              <w:t>RN09</w:t>
            </w:r>
          </w:p>
        </w:tc>
        <w:tc>
          <w:tcPr>
            <w:tcW w:w="7515" w:type="dxa"/>
            <w:tcBorders>
              <w:left w:val="single" w:color="000000" w:sz="4" w:space="0"/>
              <w:bottom w:val="single" w:color="000000" w:sz="4" w:space="0"/>
              <w:right w:val="single" w:color="000000" w:sz="4" w:space="0"/>
            </w:tcBorders>
            <w:vAlign w:val="center"/>
          </w:tcPr>
          <w:p w:rsidR="00697FC9" w:rsidRDefault="00000000" w14:paraId="4F84E28F" w14:textId="77777777">
            <w:pPr>
              <w:jc w:val="both"/>
            </w:pPr>
            <w:r>
              <w:t>O acesso a plataforma de um perfil que viole normas ou diretrizes deve ser suspenso o mais rápido possível assim que detectadas irregularidades.</w:t>
            </w:r>
          </w:p>
        </w:tc>
      </w:tr>
    </w:tbl>
    <w:p w:rsidR="00697FC9" w:rsidRDefault="00000000" w14:paraId="36A5C50E" w14:textId="77777777">
      <w:pPr>
        <w:tabs>
          <w:tab w:val="left" w:pos="709"/>
        </w:tabs>
        <w:ind w:right="130"/>
        <w:jc w:val="center"/>
        <w:rPr>
          <w:sz w:val="20"/>
          <w:szCs w:val="20"/>
        </w:rPr>
      </w:pPr>
      <w:r>
        <w:rPr>
          <w:b/>
          <w:sz w:val="20"/>
          <w:szCs w:val="20"/>
        </w:rPr>
        <w:t>Fonte:</w:t>
      </w:r>
      <w:r>
        <w:rPr>
          <w:sz w:val="20"/>
          <w:szCs w:val="20"/>
        </w:rPr>
        <w:t xml:space="preserve"> elaborado pelos autores</w:t>
      </w:r>
    </w:p>
    <w:p w:rsidR="00697FC9" w:rsidRDefault="00697FC9" w14:paraId="108571CC" w14:textId="77777777">
      <w:pPr>
        <w:tabs>
          <w:tab w:val="left" w:pos="709"/>
        </w:tabs>
        <w:ind w:right="130"/>
        <w:jc w:val="center"/>
      </w:pPr>
    </w:p>
    <w:p w:rsidR="00697FC9" w:rsidRDefault="00000000" w14:paraId="6A6B4C10" w14:textId="77777777">
      <w:pPr>
        <w:pStyle w:val="Ttulo2"/>
      </w:pPr>
      <w:bookmarkStart w:name="_3j2qqm3" w:id="25"/>
      <w:bookmarkEnd w:id="25"/>
      <w:r>
        <w:t>2.2 Diagrama de Caso de Uso</w:t>
      </w:r>
    </w:p>
    <w:p w:rsidR="00697FC9" w:rsidRDefault="00697FC9" w14:paraId="3152016B" w14:textId="77777777">
      <w:pPr>
        <w:pStyle w:val="Ttulo2"/>
      </w:pPr>
    </w:p>
    <w:p w:rsidR="00697FC9" w:rsidRDefault="00000000" w14:paraId="320D2629" w14:textId="77777777">
      <w:pPr>
        <w:spacing w:line="360" w:lineRule="auto"/>
        <w:ind w:firstLine="709"/>
        <w:jc w:val="both"/>
        <w:rPr>
          <w:color w:val="000000"/>
        </w:rPr>
      </w:pPr>
      <w:r>
        <w:rPr>
          <w:color w:val="000000"/>
        </w:rPr>
        <w:t>A construção desse tópico buscou identificar e correlacionar as ações de forma objetiva com os respectivos atores, sendo identificados os seguintes atores: Administrador, Aprendiz, Mestre, Visitante. A realização dessa atividade embasasse nos argumentos expostos a seguir:</w:t>
      </w:r>
    </w:p>
    <w:p w:rsidR="00697FC9" w:rsidRDefault="00697FC9" w14:paraId="3D7DC6E4" w14:textId="77777777">
      <w:pPr>
        <w:spacing w:line="360" w:lineRule="auto"/>
        <w:ind w:firstLine="709"/>
        <w:jc w:val="both"/>
        <w:rPr>
          <w:color w:val="000000"/>
        </w:rPr>
      </w:pPr>
    </w:p>
    <w:p w:rsidR="00697FC9" w:rsidRDefault="00000000" w14:paraId="1D43E40F" w14:textId="77777777">
      <w:pPr>
        <w:tabs>
          <w:tab w:val="left" w:pos="709"/>
        </w:tabs>
        <w:ind w:left="2268"/>
        <w:jc w:val="both"/>
        <w:rPr>
          <w:sz w:val="20"/>
          <w:szCs w:val="20"/>
        </w:rPr>
      </w:pPr>
      <w:r>
        <w:rPr>
          <w:sz w:val="20"/>
          <w:szCs w:val="20"/>
        </w:rPr>
        <w:t>O diagrama de casos de uso é o diagrama mais geral e informal da UML, utilizado normalmente nas fases de levantamento e análise de requisitos do sistema, embora venha a ser consultado durante todo o processo de modelagem e possa servir de base para outros diagramas. Apresenta uma linguagem simples e de fácil compreensão para que os usuários possam ter uma ideia geral de como o sistema irá se comportar. (Guedes, 2009, p.31)</w:t>
      </w:r>
    </w:p>
    <w:p w:rsidR="00697FC9" w:rsidRDefault="00697FC9" w14:paraId="5090D503" w14:textId="77777777">
      <w:pPr>
        <w:tabs>
          <w:tab w:val="left" w:pos="709"/>
        </w:tabs>
        <w:ind w:left="2268"/>
        <w:jc w:val="both"/>
      </w:pPr>
    </w:p>
    <w:p w:rsidR="00697FC9" w:rsidRDefault="00000000" w14:paraId="5F48AB74" w14:textId="77777777">
      <w:pPr>
        <w:spacing w:line="360" w:lineRule="auto"/>
        <w:ind w:firstLine="709"/>
        <w:jc w:val="both"/>
        <w:rPr>
          <w:color w:val="000000"/>
        </w:rPr>
      </w:pPr>
      <w:r>
        <w:rPr>
          <w:color w:val="000000"/>
        </w:rPr>
        <w:t>Para possibilitar a fácil compreensão e destrinchar uma visão geral sobre as ações de cada usuário, a seguir, na Figura 1, pode-se visualizar o diagrama de caso de uso de forma geral:</w:t>
      </w:r>
    </w:p>
    <w:p w:rsidR="00697FC9" w:rsidRDefault="00697FC9" w14:paraId="01E67968" w14:textId="77777777">
      <w:pPr>
        <w:spacing w:line="360" w:lineRule="auto"/>
        <w:ind w:firstLine="709"/>
        <w:jc w:val="both"/>
        <w:rPr>
          <w:color w:val="000000"/>
        </w:rPr>
      </w:pPr>
    </w:p>
    <w:p w:rsidR="00697FC9" w:rsidRDefault="00000000" w14:paraId="01CC2C5A" w14:textId="77777777">
      <w:pPr>
        <w:jc w:val="center"/>
        <w:rPr>
          <w:color w:val="000000"/>
          <w:sz w:val="20"/>
          <w:szCs w:val="20"/>
        </w:rPr>
      </w:pPr>
      <w:r>
        <w:rPr>
          <w:b/>
          <w:color w:val="000000"/>
          <w:sz w:val="20"/>
          <w:szCs w:val="20"/>
        </w:rPr>
        <w:t>Figura 1</w:t>
      </w:r>
      <w:r>
        <w:rPr>
          <w:color w:val="000000"/>
          <w:sz w:val="20"/>
          <w:szCs w:val="20"/>
        </w:rPr>
        <w:t xml:space="preserve"> - Diagrama Geral de Caso de Uso</w:t>
      </w:r>
    </w:p>
    <w:p w:rsidR="00697FC9" w:rsidRDefault="00000000" w14:paraId="10CE3A90" w14:textId="77777777">
      <w:pPr>
        <w:tabs>
          <w:tab w:val="left" w:pos="709"/>
          <w:tab w:val="left" w:pos="8931"/>
        </w:tabs>
        <w:ind w:right="130"/>
        <w:jc w:val="center"/>
        <w:rPr>
          <w:b/>
        </w:rPr>
      </w:pPr>
      <w:r>
        <w:rPr>
          <w:noProof/>
        </w:rPr>
        <w:drawing>
          <wp:inline distT="0" distB="0" distL="0" distR="0" wp14:anchorId="21F22C81" wp14:editId="62A21F9C">
            <wp:extent cx="5761355" cy="4780280"/>
            <wp:effectExtent l="0" t="0" r="0" b="0"/>
            <wp:docPr id="1" name="Imagem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m 28"/>
                    <pic:cNvPicPr>
                      <a:picLocks noChangeAspect="1" noChangeArrowheads="1"/>
                    </pic:cNvPicPr>
                  </pic:nvPicPr>
                  <pic:blipFill>
                    <a:blip r:embed="rId22"/>
                    <a:stretch>
                      <a:fillRect/>
                    </a:stretch>
                  </pic:blipFill>
                  <pic:spPr bwMode="auto">
                    <a:xfrm>
                      <a:off x="0" y="0"/>
                      <a:ext cx="5761355" cy="4780280"/>
                    </a:xfrm>
                    <a:prstGeom prst="rect">
                      <a:avLst/>
                    </a:prstGeom>
                  </pic:spPr>
                </pic:pic>
              </a:graphicData>
            </a:graphic>
          </wp:inline>
        </w:drawing>
      </w:r>
    </w:p>
    <w:p w:rsidR="00697FC9" w:rsidRDefault="00000000" w14:paraId="52A963D3" w14:textId="77777777">
      <w:pPr>
        <w:tabs>
          <w:tab w:val="left" w:pos="709"/>
        </w:tabs>
        <w:ind w:right="130"/>
        <w:jc w:val="center"/>
        <w:rPr>
          <w:sz w:val="20"/>
          <w:szCs w:val="20"/>
        </w:rPr>
      </w:pPr>
      <w:r>
        <w:rPr>
          <w:b/>
          <w:sz w:val="20"/>
          <w:szCs w:val="20"/>
        </w:rPr>
        <w:t>Fonte</w:t>
      </w:r>
      <w:r>
        <w:rPr>
          <w:sz w:val="20"/>
          <w:szCs w:val="20"/>
        </w:rPr>
        <w:t>: elaborado pelos autores</w:t>
      </w:r>
    </w:p>
    <w:p w:rsidR="00697FC9" w:rsidRDefault="00697FC9" w14:paraId="47676CBD" w14:textId="77777777">
      <w:pPr>
        <w:tabs>
          <w:tab w:val="left" w:pos="709"/>
        </w:tabs>
        <w:ind w:right="130"/>
        <w:jc w:val="center"/>
      </w:pPr>
    </w:p>
    <w:p w:rsidR="00697FC9" w:rsidRDefault="00000000" w14:paraId="65C3632D" w14:textId="77777777" w14:noSpellErr="1">
      <w:pPr>
        <w:spacing w:line="360" w:lineRule="auto"/>
        <w:ind w:firstLine="709"/>
        <w:jc w:val="both"/>
        <w:rPr>
          <w:del w:author="Aldo Barduco Neto" w:date="2023-12-07T02:27:01.467Z" w:id="24024847"/>
          <w:color w:val="000000"/>
        </w:rPr>
      </w:pPr>
      <w:r w:rsidRPr="30FEA9A6" w:rsidR="30FEA9A6">
        <w:rPr>
          <w:color w:val="000000" w:themeColor="text1" w:themeTint="FF" w:themeShade="FF"/>
        </w:rPr>
        <w:t>Para uma visão mais específica das ações de cada usuário, cada um deles é apresentado de maneira que bem detalhada, mostrando cada funcionalidade sua dentro do sistema.:</w:t>
      </w:r>
    </w:p>
    <w:p w:rsidR="00697FC9" w:rsidRDefault="00697FC9" w14:paraId="13C0B15B" w14:textId="77777777" w14:noSpellErr="1">
      <w:pPr>
        <w:spacing w:line="360" w:lineRule="auto"/>
        <w:ind w:firstLine="709"/>
        <w:jc w:val="both"/>
        <w:rPr>
          <w:del w:author="Aldo Barduco Neto" w:date="2023-12-07T02:27:01.998Z" w:id="568102628"/>
          <w:color w:val="000000"/>
        </w:rPr>
      </w:pPr>
    </w:p>
    <w:p w:rsidR="00697FC9" w:rsidRDefault="00697FC9" w14:paraId="6260BB23" w14:textId="77777777">
      <w:pPr>
        <w:tabs>
          <w:tab w:val="left" w:pos="709"/>
        </w:tabs>
        <w:ind w:right="130"/>
        <w:jc w:val="center"/>
      </w:pPr>
    </w:p>
    <w:p w:rsidR="00697FC9" w:rsidRDefault="00000000" w14:paraId="33F807B4" w14:textId="77777777">
      <w:pPr>
        <w:pStyle w:val="Ttulo2"/>
      </w:pPr>
      <w:bookmarkStart w:name="_1y810tw" w:id="26"/>
      <w:bookmarkEnd w:id="26"/>
      <w:r>
        <w:t>2.3 Diagrama de Classe</w:t>
      </w:r>
    </w:p>
    <w:p w:rsidR="00697FC9" w:rsidRDefault="00697FC9" w14:paraId="4D4C6400" w14:textId="77777777"/>
    <w:p w:rsidR="00697FC9" w:rsidRDefault="00000000" w14:paraId="06A52527" w14:textId="77777777">
      <w:pPr>
        <w:spacing w:line="360" w:lineRule="auto"/>
        <w:ind w:firstLine="709"/>
        <w:jc w:val="both"/>
        <w:rPr>
          <w:rFonts w:ascii="Times New Roman" w:hAnsi="Times New Roman" w:eastAsia="Times New Roman" w:cs="Times New Roman"/>
          <w:color w:val="000000"/>
          <w:sz w:val="24"/>
          <w:szCs w:val="24"/>
        </w:rPr>
      </w:pPr>
      <w:r>
        <w:rPr>
          <w:color w:val="000000"/>
        </w:rPr>
        <w:t>A elaboração do diagrama de classe fundamenta-se no princípio defendido por Guedes (2009) de que essa etapa é provavelmente a mais crucial de toda a modelagem UML para o negócio ao qual um sistema se direciona.  Buscou-se através desse tópico identificar todos os relacionamentos e abstrair a totalidade de atributos e métodos que cada classe venha a ter dentro do sistema. Na figura 6, pode-se visualizar como se define os relacionamentos e como virão a se comportar as classes dentro do sistema:</w:t>
      </w:r>
    </w:p>
    <w:p w:rsidR="00697FC9" w:rsidRDefault="00697FC9" w14:paraId="088EF1C8" w14:textId="77777777">
      <w:pPr>
        <w:rPr>
          <w:rFonts w:ascii="Times New Roman" w:hAnsi="Times New Roman" w:eastAsia="Times New Roman" w:cs="Times New Roman"/>
          <w:sz w:val="24"/>
          <w:szCs w:val="24"/>
        </w:rPr>
      </w:pPr>
    </w:p>
    <w:p w:rsidR="00697FC9" w:rsidRDefault="00000000" w14:paraId="6EDE4A5D" w14:textId="77777777">
      <w:pPr>
        <w:ind w:right="130"/>
        <w:jc w:val="center"/>
        <w:rPr>
          <w:rFonts w:ascii="Times New Roman" w:hAnsi="Times New Roman" w:eastAsia="Times New Roman" w:cs="Times New Roman"/>
          <w:sz w:val="24"/>
          <w:szCs w:val="24"/>
        </w:rPr>
      </w:pPr>
      <w:r>
        <w:rPr>
          <w:b/>
          <w:sz w:val="20"/>
          <w:szCs w:val="20"/>
        </w:rPr>
        <w:t xml:space="preserve">Figura 2 - </w:t>
      </w:r>
      <w:r>
        <w:rPr>
          <w:sz w:val="20"/>
          <w:szCs w:val="20"/>
        </w:rPr>
        <w:t>Diagrama de Classe</w:t>
      </w:r>
    </w:p>
    <w:p w:rsidR="00697FC9" w:rsidRDefault="00000000" w14:paraId="60D7C147" w14:textId="77777777">
      <w:pPr>
        <w:ind w:right="130"/>
        <w:jc w:val="center"/>
        <w:rPr>
          <w:rFonts w:ascii="Times New Roman" w:hAnsi="Times New Roman" w:eastAsia="Times New Roman" w:cs="Times New Roman"/>
          <w:sz w:val="24"/>
          <w:szCs w:val="24"/>
        </w:rPr>
      </w:pPr>
      <w:commentRangeStart w:id="27"/>
      <w:r>
        <w:rPr>
          <w:noProof/>
        </w:rPr>
        <w:drawing>
          <wp:inline distT="0" distB="0" distL="0" distR="0" wp14:anchorId="00A3A035" wp14:editId="2045C063">
            <wp:extent cx="5302250" cy="2863850"/>
            <wp:effectExtent l="0" t="0" r="0" b="0"/>
            <wp:docPr id="2" name="image6.png" descr="https://lh6.googleusercontent.com/xiSt-ImNVfBUKJgxA8m2Mqq9WUvNx58DcIB1qkZWPB26HeLk2THLwjO88E75LTLFAL_OYwOSbTuNmN42zEdGvIVwxAatyOuu1FHKEUr0ksnhH0qOIDf7fldLVzRkRIia0wMCJpOAiKL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6.png" descr="https://lh6.googleusercontent.com/xiSt-ImNVfBUKJgxA8m2Mqq9WUvNx58DcIB1qkZWPB26HeLk2THLwjO88E75LTLFAL_OYwOSbTuNmN42zEdGvIVwxAatyOuu1FHKEUr0ksnhH0qOIDf7fldLVzRkRIia0wMCJpOAiKLR"/>
                    <pic:cNvPicPr>
                      <a:picLocks noChangeAspect="1" noChangeArrowheads="1"/>
                    </pic:cNvPicPr>
                  </pic:nvPicPr>
                  <pic:blipFill>
                    <a:blip r:embed="rId23"/>
                    <a:stretch>
                      <a:fillRect/>
                    </a:stretch>
                  </pic:blipFill>
                  <pic:spPr bwMode="auto">
                    <a:xfrm>
                      <a:off x="0" y="0"/>
                      <a:ext cx="5302250" cy="2863850"/>
                    </a:xfrm>
                    <a:prstGeom prst="rect">
                      <a:avLst/>
                    </a:prstGeom>
                  </pic:spPr>
                </pic:pic>
              </a:graphicData>
            </a:graphic>
          </wp:inline>
        </w:drawing>
      </w:r>
      <w:commentRangeEnd w:id="27"/>
      <w:r w:rsidR="00163C1A">
        <w:rPr>
          <w:rStyle w:val="Refdecomentrio"/>
        </w:rPr>
        <w:commentReference w:id="27"/>
      </w:r>
    </w:p>
    <w:p w:rsidR="00697FC9" w:rsidRDefault="00000000" w14:paraId="501EA56C" w14:textId="77777777">
      <w:pPr>
        <w:ind w:right="130"/>
        <w:jc w:val="center"/>
        <w:rPr>
          <w:rFonts w:ascii="Times New Roman" w:hAnsi="Times New Roman" w:eastAsia="Times New Roman" w:cs="Times New Roman"/>
          <w:sz w:val="24"/>
          <w:szCs w:val="24"/>
        </w:rPr>
      </w:pPr>
      <w:r>
        <w:rPr>
          <w:b/>
          <w:sz w:val="20"/>
          <w:szCs w:val="20"/>
        </w:rPr>
        <w:t>Fonte</w:t>
      </w:r>
      <w:r>
        <w:rPr>
          <w:sz w:val="20"/>
          <w:szCs w:val="20"/>
        </w:rPr>
        <w:t>: elaborado pelos autores</w:t>
      </w:r>
    </w:p>
    <w:p w:rsidR="00697FC9" w:rsidRDefault="00697FC9" w14:paraId="42BCF7E7" w14:textId="77777777">
      <w:pPr>
        <w:pStyle w:val="Ttulo2"/>
      </w:pPr>
    </w:p>
    <w:p w:rsidR="00697FC9" w:rsidRDefault="00000000" w14:paraId="667F2053" w14:textId="77777777">
      <w:pPr>
        <w:pStyle w:val="Ttulo2"/>
      </w:pPr>
      <w:bookmarkStart w:name="_4i7ojhp" w:id="28"/>
      <w:bookmarkEnd w:id="28"/>
      <w:r>
        <w:t>2.4 Requisitos Funcionais</w:t>
      </w:r>
    </w:p>
    <w:p w:rsidR="00697FC9" w:rsidRDefault="00697FC9" w14:paraId="3607EDF7" w14:textId="77777777"/>
    <w:p w:rsidR="00697FC9" w:rsidRDefault="00000000" w14:paraId="6940E017" w14:textId="77777777">
      <w:pPr>
        <w:spacing w:line="360" w:lineRule="auto"/>
        <w:ind w:firstLine="709"/>
        <w:jc w:val="both"/>
        <w:rPr>
          <w:color w:val="000000"/>
        </w:rPr>
      </w:pPr>
      <w:r>
        <w:rPr>
          <w:color w:val="000000"/>
        </w:rPr>
        <w:t xml:space="preserve">A construção dos requisitos funcionais do projeto baseia-se na definição apresentada por </w:t>
      </w:r>
      <w:proofErr w:type="spellStart"/>
      <w:r>
        <w:rPr>
          <w:color w:val="000000"/>
        </w:rPr>
        <w:t>Sommerville</w:t>
      </w:r>
      <w:proofErr w:type="spellEnd"/>
      <w:r>
        <w:rPr>
          <w:color w:val="000000"/>
        </w:rPr>
        <w:t xml:space="preserve"> (2018) de que esses definem aquilo que o sistema deve entregar como serviço, considerando a interação com o usuário e planejando cenários de como deve se comportar a cada ação dos atores. Abaixo são descritos os requisitos funcionais do sistema no Quadro 2:</w:t>
      </w:r>
    </w:p>
    <w:p w:rsidR="00697FC9" w:rsidRDefault="00697FC9" w14:paraId="78E1B781" w14:textId="77777777">
      <w:pPr>
        <w:spacing w:line="360" w:lineRule="auto"/>
        <w:ind w:firstLine="709"/>
        <w:jc w:val="both"/>
        <w:rPr>
          <w:color w:val="000000"/>
        </w:rPr>
      </w:pPr>
    </w:p>
    <w:p w:rsidR="00163C1A" w:rsidRDefault="00163C1A" w14:paraId="2D7C3296" w14:textId="77777777">
      <w:pPr>
        <w:rPr>
          <w:ins w:author="BRUNO DONIZETI DA SILVA" w:date="2023-12-06T21:43:00Z" w:id="29"/>
          <w:b/>
          <w:sz w:val="20"/>
          <w:szCs w:val="20"/>
        </w:rPr>
      </w:pPr>
      <w:ins w:author="BRUNO DONIZETI DA SILVA" w:date="2023-12-06T21:43:00Z" w:id="30">
        <w:r>
          <w:rPr>
            <w:b/>
            <w:sz w:val="20"/>
            <w:szCs w:val="20"/>
          </w:rPr>
          <w:br w:type="page"/>
        </w:r>
      </w:ins>
    </w:p>
    <w:p w:rsidR="00697FC9" w:rsidRDefault="00000000" w14:paraId="0649D850" w14:textId="69A30177">
      <w:pPr>
        <w:tabs>
          <w:tab w:val="left" w:pos="709"/>
        </w:tabs>
        <w:jc w:val="center"/>
        <w:rPr>
          <w:sz w:val="20"/>
          <w:szCs w:val="20"/>
        </w:rPr>
      </w:pPr>
      <w:r>
        <w:rPr>
          <w:b/>
          <w:sz w:val="20"/>
          <w:szCs w:val="20"/>
        </w:rPr>
        <w:t xml:space="preserve">Quadro 2 - </w:t>
      </w:r>
      <w:r>
        <w:rPr>
          <w:sz w:val="20"/>
          <w:szCs w:val="20"/>
        </w:rPr>
        <w:t>Requisitos Funcionais</w:t>
      </w:r>
    </w:p>
    <w:tbl>
      <w:tblPr>
        <w:tblW w:w="8779" w:type="dxa"/>
        <w:jc w:val="center"/>
        <w:tblLayout w:type="fixed"/>
        <w:tblCellMar>
          <w:top w:w="100" w:type="dxa"/>
          <w:left w:w="100" w:type="dxa"/>
          <w:bottom w:w="100" w:type="dxa"/>
          <w:right w:w="100" w:type="dxa"/>
        </w:tblCellMar>
        <w:tblLook w:val="0600" w:firstRow="0" w:lastRow="0" w:firstColumn="0" w:lastColumn="0" w:noHBand="1" w:noVBand="1"/>
      </w:tblPr>
      <w:tblGrid>
        <w:gridCol w:w="850"/>
        <w:gridCol w:w="6805"/>
        <w:gridCol w:w="1124"/>
      </w:tblGrid>
      <w:tr w:rsidR="00697FC9" w14:paraId="7456DE5E"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9FC1FB2" w14:textId="77777777">
            <w:pPr>
              <w:widowControl w:val="0"/>
              <w:jc w:val="center"/>
            </w:pPr>
            <w:r>
              <w:t>Código</w:t>
            </w:r>
          </w:p>
        </w:tc>
        <w:tc>
          <w:tcPr>
            <w:tcW w:w="6805"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858D711" w14:textId="77777777">
            <w:pPr>
              <w:widowControl w:val="0"/>
            </w:pPr>
            <w:r>
              <w:t>Descrição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33F7421" w14:textId="77777777">
            <w:pPr>
              <w:widowControl w:val="0"/>
              <w:jc w:val="center"/>
            </w:pPr>
            <w:r>
              <w:t>Prioridade</w:t>
            </w:r>
          </w:p>
        </w:tc>
      </w:tr>
      <w:tr w:rsidR="00697FC9" w14:paraId="402ECBB1"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39DA7D2" w14:textId="77777777">
            <w:pPr>
              <w:widowControl w:val="0"/>
              <w:jc w:val="center"/>
            </w:pPr>
            <w:r>
              <w:t>RF01</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23BFDE1" w14:textId="77777777">
            <w:pPr>
              <w:widowControl w:val="0"/>
              <w:jc w:val="both"/>
            </w:pPr>
            <w:r>
              <w:t>O sistema deve oferecer a opção de realizar cadastro para quem não estiver logado.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2876B5E" w14:textId="77777777">
            <w:pPr>
              <w:widowControl w:val="0"/>
              <w:jc w:val="center"/>
            </w:pPr>
            <w:r>
              <w:t>A</w:t>
            </w:r>
          </w:p>
        </w:tc>
      </w:tr>
      <w:tr w:rsidR="00697FC9" w14:paraId="4E4E1203"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E491745" w14:textId="77777777">
            <w:pPr>
              <w:widowControl w:val="0"/>
              <w:jc w:val="center"/>
            </w:pPr>
            <w:r>
              <w:t>RF02</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350EA755" w14:textId="77777777">
            <w:pPr>
              <w:widowControl w:val="0"/>
              <w:jc w:val="both"/>
            </w:pPr>
            <w:r>
              <w:t>O sistema deve oferecer a opção de realizar cadastro como Mestre ou Aprendiz.</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E3625A0" w14:textId="77777777">
            <w:pPr>
              <w:widowControl w:val="0"/>
              <w:jc w:val="center"/>
            </w:pPr>
            <w:r>
              <w:t>A</w:t>
            </w:r>
          </w:p>
        </w:tc>
      </w:tr>
      <w:tr w:rsidR="00697FC9" w14:paraId="331DEA6F"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415E159" w14:textId="77777777">
            <w:pPr>
              <w:widowControl w:val="0"/>
              <w:jc w:val="center"/>
            </w:pPr>
            <w:r>
              <w:t>RF03</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7672C827" w14:textId="77777777">
            <w:pPr>
              <w:widowControl w:val="0"/>
              <w:jc w:val="both"/>
            </w:pPr>
            <w:r>
              <w:t>O sistema deve para quem deseje fazer cadastro como “mestre” ou “aprendiz”, deve exibir um formulário para preenchimento dos dados informados.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C75828B" w14:textId="77777777">
            <w:pPr>
              <w:widowControl w:val="0"/>
              <w:jc w:val="center"/>
            </w:pPr>
            <w:r>
              <w:t>A</w:t>
            </w:r>
          </w:p>
        </w:tc>
      </w:tr>
      <w:tr w:rsidR="00697FC9" w14:paraId="6391253D"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DB7794C" w14:textId="77777777">
            <w:pPr>
              <w:widowControl w:val="0"/>
              <w:jc w:val="center"/>
            </w:pPr>
            <w:r>
              <w:t>RF04</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2B50B57" w14:textId="77777777">
            <w:pPr>
              <w:widowControl w:val="0"/>
              <w:jc w:val="both"/>
            </w:pPr>
            <w:r>
              <w:t>O sistema deve informar caso o usuário não tenha preenchido determinado campo do formulário ou tenha passado informações incorretas.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680BAF6" w14:textId="77777777">
            <w:pPr>
              <w:widowControl w:val="0"/>
              <w:jc w:val="center"/>
            </w:pPr>
            <w:r>
              <w:t>A</w:t>
            </w:r>
          </w:p>
        </w:tc>
      </w:tr>
      <w:tr w:rsidR="00697FC9" w14:paraId="29F194DA"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24E8600" w14:textId="77777777">
            <w:pPr>
              <w:widowControl w:val="0"/>
              <w:jc w:val="center"/>
            </w:pPr>
            <w:r>
              <w:t>RF05</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9779CF8" w14:textId="77777777">
            <w:pPr>
              <w:widowControl w:val="0"/>
              <w:jc w:val="both"/>
            </w:pPr>
            <w:r>
              <w:t>O sistema deve oferecer a opção de realizar login para que não esteja logado com um ícone no canto superior direito da tela.</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CCDB04E" w14:textId="77777777">
            <w:pPr>
              <w:widowControl w:val="0"/>
              <w:jc w:val="center"/>
            </w:pPr>
            <w:r>
              <w:t>A</w:t>
            </w:r>
          </w:p>
        </w:tc>
      </w:tr>
      <w:tr w:rsidR="00697FC9" w14:paraId="55B8F813"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3E8340E" w14:textId="77777777">
            <w:pPr>
              <w:widowControl w:val="0"/>
              <w:jc w:val="center"/>
            </w:pPr>
            <w:r>
              <w:t>RF06</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E21D426" w14:textId="77777777">
            <w:pPr>
              <w:widowControl w:val="0"/>
              <w:jc w:val="both"/>
            </w:pPr>
            <w:r>
              <w:t>O sistema deve exibir mensagens de “Senha ou usuário incorreto” para quem tiver suas credenciais validadas ao efetuar login.</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2D4B88F" w14:textId="77777777">
            <w:pPr>
              <w:widowControl w:val="0"/>
              <w:jc w:val="center"/>
            </w:pPr>
            <w:r>
              <w:t>A</w:t>
            </w:r>
          </w:p>
        </w:tc>
      </w:tr>
      <w:tr w:rsidR="00697FC9" w14:paraId="2D83A70C" w14:textId="77777777">
        <w:trPr>
          <w:trHeight w:val="609"/>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411DE99" w14:textId="77777777">
            <w:pPr>
              <w:widowControl w:val="0"/>
              <w:jc w:val="center"/>
            </w:pPr>
            <w:r>
              <w:t>RF07</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C956A6D" w14:textId="77777777">
            <w:pPr>
              <w:widowControl w:val="0"/>
              <w:jc w:val="both"/>
              <w:rPr>
                <w:color w:val="0000FF"/>
              </w:rPr>
            </w:pPr>
            <w:r>
              <w:t>O sistema deve oferecer a opção de “Recuperar Senha” e abrir uma tela onde este possa inserir e-mail para recuperação e o botão de enviar o mesmo</w:t>
            </w:r>
            <w:r>
              <w:rPr>
                <w:color w:val="0000FF"/>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B209F13" w14:textId="77777777">
            <w:pPr>
              <w:widowControl w:val="0"/>
              <w:jc w:val="center"/>
            </w:pPr>
            <w:r>
              <w:t>M</w:t>
            </w:r>
          </w:p>
        </w:tc>
      </w:tr>
      <w:tr w:rsidR="00697FC9" w14:paraId="207CC1D2"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EAC36AD" w14:textId="77777777">
            <w:pPr>
              <w:widowControl w:val="0"/>
              <w:jc w:val="center"/>
            </w:pPr>
            <w:r>
              <w:t>RF08</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FBA50FC" w14:textId="77777777">
            <w:pPr>
              <w:widowControl w:val="0"/>
              <w:jc w:val="both"/>
            </w:pPr>
            <w:r>
              <w:t>O sistema deve validar o e-mail na tela de “Recuperar senha”, verificando se ele existe.</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9C1879F" w14:textId="77777777">
            <w:pPr>
              <w:widowControl w:val="0"/>
              <w:jc w:val="center"/>
            </w:pPr>
            <w:r>
              <w:t>M</w:t>
            </w:r>
          </w:p>
        </w:tc>
      </w:tr>
      <w:tr w:rsidR="00697FC9" w14:paraId="53F474CF"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D244DB5" w14:textId="77777777">
            <w:pPr>
              <w:widowControl w:val="0"/>
              <w:jc w:val="center"/>
            </w:pPr>
            <w:r>
              <w:t>RF09</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4C61057" w14:textId="77777777">
            <w:pPr>
              <w:widowControl w:val="0"/>
              <w:jc w:val="both"/>
            </w:pPr>
            <w:r>
              <w:t xml:space="preserve">O sistema deve, na tela de “Recuperar senha”, após o e-mail ser validado, exibir a mensagem de que um procedimento foi enviado para ele, caso contrário, exibir a mensagem de que este não está cadastrado.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D6DAF8C" w14:textId="77777777">
            <w:pPr>
              <w:widowControl w:val="0"/>
              <w:jc w:val="center"/>
            </w:pPr>
            <w:r>
              <w:t>A</w:t>
            </w:r>
          </w:p>
        </w:tc>
      </w:tr>
      <w:tr w:rsidR="00697FC9" w14:paraId="2069367C"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4321911" w14:textId="77777777">
            <w:pPr>
              <w:widowControl w:val="0"/>
              <w:jc w:val="center"/>
            </w:pPr>
            <w:r>
              <w:t>RF10</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70F88248" w14:textId="77777777">
            <w:pPr>
              <w:widowControl w:val="0"/>
              <w:jc w:val="both"/>
              <w:rPr>
                <w:color w:val="0000FF"/>
              </w:rPr>
            </w:pPr>
            <w:r>
              <w:t>O sistema deve abrir a tela principal para qualquer ator e permitir a realização de pesquisas</w:t>
            </w:r>
            <w:r>
              <w:rPr>
                <w:color w:val="0000FF"/>
              </w:rPr>
              <w:t>.</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8AAED96" w14:textId="77777777">
            <w:pPr>
              <w:widowControl w:val="0"/>
              <w:jc w:val="center"/>
            </w:pPr>
            <w:r>
              <w:t>A</w:t>
            </w:r>
          </w:p>
        </w:tc>
      </w:tr>
      <w:tr w:rsidR="00697FC9" w14:paraId="5A9ED1DB"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F5C0637" w14:textId="77777777">
            <w:pPr>
              <w:widowControl w:val="0"/>
              <w:jc w:val="center"/>
            </w:pPr>
            <w:r>
              <w:t>RF11</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08675DA7" w14:textId="77777777">
            <w:pPr>
              <w:widowControl w:val="0"/>
              <w:jc w:val="both"/>
            </w:pPr>
            <w:r>
              <w:t>O sistema deve exibir uma lista de todos os mestres que façam parte das informações que ele desejou na pesquisa ou filtragem.</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08071EA" w14:textId="77777777">
            <w:pPr>
              <w:widowControl w:val="0"/>
              <w:jc w:val="center"/>
            </w:pPr>
            <w:r>
              <w:t>A</w:t>
            </w:r>
          </w:p>
        </w:tc>
      </w:tr>
      <w:tr w:rsidR="00697FC9" w14:paraId="18FFB70D"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9E5B313" w14:textId="77777777">
            <w:pPr>
              <w:widowControl w:val="0"/>
              <w:jc w:val="center"/>
            </w:pPr>
            <w:r>
              <w:t>RF12</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C13B027" w14:textId="77777777">
            <w:pPr>
              <w:widowControl w:val="0"/>
              <w:jc w:val="both"/>
            </w:pPr>
            <w:r>
              <w:t>O sistema deve somente deixar acessar as informações do mestre quem estiver logado.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A599040" w14:textId="77777777">
            <w:pPr>
              <w:widowControl w:val="0"/>
              <w:jc w:val="center"/>
            </w:pPr>
            <w:r>
              <w:t>A</w:t>
            </w:r>
          </w:p>
        </w:tc>
      </w:tr>
      <w:tr w:rsidR="00697FC9" w14:paraId="4E007807"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51E325C" w14:textId="77777777">
            <w:pPr>
              <w:widowControl w:val="0"/>
              <w:jc w:val="center"/>
            </w:pPr>
            <w:r>
              <w:t>RF13</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27EB596" w14:textId="77777777">
            <w:pPr>
              <w:widowControl w:val="0"/>
              <w:jc w:val="both"/>
            </w:pPr>
            <w:r>
              <w:t>O sistema deve permitir o usuário logado como aprendiz acessar informações do mestre e entrar em contato com o mestre selecionado.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208FDE1" w14:textId="77777777">
            <w:pPr>
              <w:widowControl w:val="0"/>
              <w:jc w:val="center"/>
            </w:pPr>
            <w:r>
              <w:t>A</w:t>
            </w:r>
          </w:p>
        </w:tc>
      </w:tr>
      <w:tr w:rsidR="00697FC9" w14:paraId="1B2D69FC"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30995D7" w14:textId="77777777">
            <w:pPr>
              <w:widowControl w:val="0"/>
              <w:jc w:val="center"/>
            </w:pPr>
            <w:r>
              <w:t>RF14</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1C5FECC" w14:textId="77777777">
            <w:pPr>
              <w:widowControl w:val="0"/>
              <w:jc w:val="both"/>
            </w:pPr>
            <w:r>
              <w:t>O sistema deve direcionar o “aprendiz” ao clicar em “entrar em contato pelo WhatsApp” e assim ser direcionado para um eventual contato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3CC9999" w14:textId="77777777">
            <w:pPr>
              <w:widowControl w:val="0"/>
              <w:jc w:val="center"/>
            </w:pPr>
            <w:r>
              <w:t>A</w:t>
            </w:r>
          </w:p>
        </w:tc>
      </w:tr>
      <w:tr w:rsidR="00697FC9" w14:paraId="23C47CA9" w14:textId="77777777">
        <w:trPr>
          <w:trHeight w:val="659"/>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847B580" w14:textId="77777777">
            <w:pPr>
              <w:widowControl w:val="0"/>
              <w:jc w:val="center"/>
            </w:pPr>
            <w:r>
              <w:t>RF15</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320AB7E2" w14:textId="77777777">
            <w:pPr>
              <w:widowControl w:val="0"/>
              <w:jc w:val="both"/>
            </w:pPr>
            <w:r>
              <w:t>O sistema deve oferecer ao usuário aprendiz, a opção de visualizar os materiais de apoio que os mestres irão disponibilizar numa tela “Minhas aulas”.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03D1E69" w14:textId="77777777">
            <w:pPr>
              <w:widowControl w:val="0"/>
              <w:jc w:val="center"/>
            </w:pPr>
            <w:r>
              <w:t>M</w:t>
            </w:r>
          </w:p>
        </w:tc>
      </w:tr>
      <w:tr w:rsidR="00697FC9" w14:paraId="3AC77DC1"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3EF230E" w14:textId="77777777">
            <w:pPr>
              <w:widowControl w:val="0"/>
              <w:jc w:val="center"/>
            </w:pPr>
            <w:r>
              <w:t>RF16</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4820AAC0" w14:textId="77777777">
            <w:pPr>
              <w:widowControl w:val="0"/>
              <w:jc w:val="both"/>
            </w:pPr>
            <w:r>
              <w:t>O sistema deve disponibilizar para o usuário aprendiz a opção de visualizar arquivos ou fazer download para o material que o mestre irá enviá-lo.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8435959" w14:textId="77777777">
            <w:pPr>
              <w:widowControl w:val="0"/>
              <w:jc w:val="center"/>
            </w:pPr>
            <w:r>
              <w:t>M</w:t>
            </w:r>
          </w:p>
        </w:tc>
      </w:tr>
      <w:tr w:rsidR="00697FC9" w14:paraId="2F197217"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2302776" w14:textId="77777777">
            <w:pPr>
              <w:widowControl w:val="0"/>
              <w:jc w:val="center"/>
            </w:pPr>
            <w:r>
              <w:t>RF17</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5C66A53E" w14:textId="77777777">
            <w:pPr>
              <w:widowControl w:val="0"/>
              <w:jc w:val="both"/>
            </w:pPr>
            <w:r>
              <w:t>O sistema deve permitir ao usuário logado como mestre abrir a tela “Temáticas”.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8DE3162" w14:textId="77777777">
            <w:pPr>
              <w:widowControl w:val="0"/>
              <w:jc w:val="center"/>
            </w:pPr>
            <w:r>
              <w:t>A</w:t>
            </w:r>
          </w:p>
        </w:tc>
      </w:tr>
      <w:tr w:rsidR="00697FC9" w14:paraId="724786DA"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E3AAEFF" w14:textId="77777777">
            <w:pPr>
              <w:widowControl w:val="0"/>
              <w:jc w:val="center"/>
            </w:pPr>
            <w:r>
              <w:t>RF18</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C587A41" w14:textId="77777777">
            <w:pPr>
              <w:widowControl w:val="0"/>
              <w:jc w:val="both"/>
            </w:pPr>
            <w:r>
              <w:t>O sistema deve exibir para o usuário mestre os seus cartões e opção de excluir ou adicionar um novo.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956CEC7" w14:textId="77777777">
            <w:pPr>
              <w:widowControl w:val="0"/>
              <w:jc w:val="center"/>
            </w:pPr>
            <w:r>
              <w:t>A</w:t>
            </w:r>
          </w:p>
        </w:tc>
      </w:tr>
      <w:tr w:rsidR="00697FC9" w14:paraId="472CA498"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D0D3BE0" w14:textId="77777777">
            <w:pPr>
              <w:widowControl w:val="0"/>
              <w:jc w:val="center"/>
            </w:pPr>
            <w:r>
              <w:t>RF19</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3FBEE2C2" w14:textId="77777777">
            <w:pPr>
              <w:widowControl w:val="0"/>
              <w:jc w:val="both"/>
            </w:pPr>
            <w:r>
              <w:t>O sistema deve direcionar o mestre ao clicar em “Adicionar novo card” à uma tela com campos para serem preenchidos com dados como: matéria, modelo, cidade, biografia e horários de atendimentos que serão exibidos no card.</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90DF2E9" w14:textId="77777777">
            <w:pPr>
              <w:widowControl w:val="0"/>
              <w:jc w:val="center"/>
            </w:pPr>
            <w:r>
              <w:t>A</w:t>
            </w:r>
          </w:p>
        </w:tc>
      </w:tr>
      <w:tr w:rsidR="00697FC9" w14:paraId="78939939" w14:textId="77777777">
        <w:trPr>
          <w:trHeight w:val="840"/>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6B32DCB" w14:textId="77777777">
            <w:pPr>
              <w:widowControl w:val="0"/>
              <w:jc w:val="center"/>
            </w:pPr>
            <w:r>
              <w:t>RF20</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72F07EAA" w14:textId="77777777">
            <w:pPr>
              <w:widowControl w:val="0"/>
              <w:jc w:val="both"/>
            </w:pPr>
            <w:r>
              <w:t>O sistema deve validar se todos os campos estão preenchidos de forma correta, caso contrário deverá informar a correção e seu determinado erro dentro da tela “Temáticas”.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F382943" w14:textId="77777777">
            <w:pPr>
              <w:widowControl w:val="0"/>
              <w:jc w:val="center"/>
            </w:pPr>
            <w:r>
              <w:t>A</w:t>
            </w:r>
          </w:p>
        </w:tc>
      </w:tr>
      <w:tr w:rsidR="00697FC9" w14:paraId="5E1F7706"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16A0E27" w14:textId="77777777">
            <w:pPr>
              <w:widowControl w:val="0"/>
              <w:jc w:val="center"/>
            </w:pPr>
            <w:r>
              <w:t>RF21</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CADBE1D" w14:textId="77777777">
            <w:pPr>
              <w:widowControl w:val="0"/>
              <w:jc w:val="both"/>
            </w:pPr>
            <w:r>
              <w:t xml:space="preserve">O sistema deve exibir a mensagem “Card adicionado com sucesso!”, caso todos os dados estejam preenchidos de forma correta e depois adicioná-lo dentro da tela “Temáticas” para o usuário logado com mestre editar ou excluir.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0635778" w14:textId="77777777">
            <w:pPr>
              <w:widowControl w:val="0"/>
              <w:jc w:val="center"/>
            </w:pPr>
            <w:r>
              <w:t>A</w:t>
            </w:r>
          </w:p>
        </w:tc>
      </w:tr>
      <w:tr w:rsidR="00697FC9" w14:paraId="12E8AAAA"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826189D" w14:textId="77777777">
            <w:pPr>
              <w:widowControl w:val="0"/>
              <w:jc w:val="center"/>
            </w:pPr>
            <w:r>
              <w:t>RF22</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88B2D67" w14:textId="77777777">
            <w:pPr>
              <w:widowControl w:val="0"/>
              <w:jc w:val="both"/>
              <w:rPr>
                <w:color w:val="FF0000"/>
              </w:rPr>
            </w:pPr>
            <w:r>
              <w:t>O sistema deve exibir o card com campos editáveis caso o usuário mestre clique na opção “editar card” dentro da tela “Temáticas”.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3E59B7B0" w14:textId="77777777">
            <w:pPr>
              <w:widowControl w:val="0"/>
              <w:jc w:val="center"/>
            </w:pPr>
            <w:r>
              <w:t>A</w:t>
            </w:r>
          </w:p>
        </w:tc>
      </w:tr>
      <w:tr w:rsidR="00697FC9" w14:paraId="569A7A5A"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2E7F96E" w14:textId="77777777">
            <w:pPr>
              <w:widowControl w:val="0"/>
              <w:jc w:val="center"/>
            </w:pPr>
            <w:r>
              <w:t>RF23</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85890E2" w14:textId="77777777">
            <w:pPr>
              <w:widowControl w:val="0"/>
              <w:jc w:val="both"/>
            </w:pPr>
            <w:r>
              <w:t>O sistema deve informar se o card foi editado de forma corretamente preenchendo todos os campos que estão disponíveis, caso contrário deve exibir mensagem que o campo está incorreto, informando o seu erro e assim a sua correção.</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8BAF01E" w14:textId="77777777">
            <w:pPr>
              <w:widowControl w:val="0"/>
              <w:jc w:val="center"/>
            </w:pPr>
            <w:r>
              <w:t>A</w:t>
            </w:r>
          </w:p>
        </w:tc>
      </w:tr>
      <w:tr w:rsidR="00697FC9" w14:paraId="37035519"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F54A529" w14:textId="77777777">
            <w:pPr>
              <w:widowControl w:val="0"/>
              <w:jc w:val="center"/>
            </w:pPr>
            <w:r>
              <w:t>RF24</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D510742" w14:textId="77777777">
            <w:pPr>
              <w:widowControl w:val="0"/>
              <w:jc w:val="both"/>
            </w:pPr>
            <w:r>
              <w:t>O sistema deve exibir a mensagem “card atualizado com sucesso” caso todos os campos estejam preenchidos de forma corretamente</w:t>
            </w:r>
            <w:r>
              <w:rPr>
                <w:color w:val="FF0000"/>
              </w:rPr>
              <w:t xml:space="preserve"> </w:t>
            </w:r>
            <w:r>
              <w:t>dentro da tela “Temáticas”.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890686F" w14:textId="77777777">
            <w:pPr>
              <w:widowControl w:val="0"/>
              <w:jc w:val="center"/>
            </w:pPr>
            <w:r>
              <w:t>A</w:t>
            </w:r>
          </w:p>
        </w:tc>
      </w:tr>
      <w:tr w:rsidR="00697FC9" w14:paraId="3EA9FC88" w14:textId="77777777">
        <w:trPr>
          <w:trHeight w:val="581"/>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5E473B4" w14:textId="77777777">
            <w:pPr>
              <w:widowControl w:val="0"/>
              <w:jc w:val="center"/>
            </w:pPr>
            <w:r>
              <w:t>RF25</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78378F23" w14:textId="77777777">
            <w:pPr>
              <w:widowControl w:val="0"/>
              <w:jc w:val="both"/>
            </w:pPr>
            <w:r>
              <w:t xml:space="preserve">O sistema deve permitir o usuário logado como “mestre” de visualizar na tela “Aprendizes” os seus aprendizes cadastrados e adicionar novos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067B2E40" w14:textId="77777777">
            <w:pPr>
              <w:widowControl w:val="0"/>
              <w:jc w:val="center"/>
            </w:pPr>
            <w:r>
              <w:t>M</w:t>
            </w:r>
          </w:p>
        </w:tc>
      </w:tr>
      <w:tr w:rsidR="00697FC9" w14:paraId="207A9FE3"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A49B87D" w14:textId="77777777">
            <w:pPr>
              <w:widowControl w:val="0"/>
              <w:jc w:val="center"/>
            </w:pPr>
            <w:r>
              <w:t>RF26</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937470A" w14:textId="77777777">
            <w:pPr>
              <w:widowControl w:val="0"/>
              <w:jc w:val="both"/>
            </w:pPr>
            <w:r>
              <w:t xml:space="preserve">O sistema deve permitir ao mestre de excluir os alunos de sua lista.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78AD03E0" w14:textId="77777777">
            <w:pPr>
              <w:widowControl w:val="0"/>
              <w:jc w:val="center"/>
            </w:pPr>
            <w:r>
              <w:t>M</w:t>
            </w:r>
          </w:p>
        </w:tc>
      </w:tr>
      <w:tr w:rsidR="00697FC9" w14:paraId="3D3634ED"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B549684" w14:textId="77777777">
            <w:pPr>
              <w:widowControl w:val="0"/>
              <w:jc w:val="center"/>
            </w:pPr>
            <w:r>
              <w:t>RF27</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171F11A2" w14:textId="77777777">
            <w:pPr>
              <w:widowControl w:val="0"/>
              <w:jc w:val="both"/>
            </w:pPr>
            <w:r>
              <w:t>O sistema deve permitir ao mestre de enviar material de apoio para determinado aluno que esteja na sua lista.</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1DF438DD" w14:textId="77777777">
            <w:pPr>
              <w:widowControl w:val="0"/>
              <w:jc w:val="center"/>
            </w:pPr>
            <w:r>
              <w:t>M</w:t>
            </w:r>
          </w:p>
        </w:tc>
      </w:tr>
      <w:tr w:rsidR="00697FC9" w14:paraId="21D735E1"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3993C3E" w14:textId="77777777">
            <w:pPr>
              <w:widowControl w:val="0"/>
              <w:jc w:val="center"/>
            </w:pPr>
            <w:r>
              <w:t>RF28</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08A8EFB1" w14:textId="77777777">
            <w:pPr>
              <w:widowControl w:val="0"/>
              <w:jc w:val="both"/>
            </w:pPr>
            <w:r>
              <w:t>O sistema deve dar a opção do Administrador de editar os perfis já cadastrados.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400129F" w14:textId="77777777">
            <w:pPr>
              <w:widowControl w:val="0"/>
              <w:jc w:val="center"/>
            </w:pPr>
            <w:r>
              <w:t>A</w:t>
            </w:r>
          </w:p>
        </w:tc>
      </w:tr>
      <w:tr w:rsidR="00697FC9" w14:paraId="70344FEF"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83AC397" w14:textId="77777777">
            <w:pPr>
              <w:widowControl w:val="0"/>
              <w:jc w:val="center"/>
            </w:pPr>
            <w:r>
              <w:t>RF29</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16E634D" w14:textId="77777777">
            <w:pPr>
              <w:widowControl w:val="0"/>
              <w:jc w:val="both"/>
            </w:pPr>
            <w:r>
              <w:t xml:space="preserve">O sistema deve dar a opção do Administrador de adicionar, editar, ou excluir categorias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62E46CF1" w14:textId="77777777">
            <w:pPr>
              <w:widowControl w:val="0"/>
              <w:jc w:val="center"/>
            </w:pPr>
            <w:ins w:author="Joel Natan" w:date="2023-10-24T13:57:00Z" w:id="31">
              <w:r>
                <w:t>A</w:t>
              </w:r>
            </w:ins>
          </w:p>
        </w:tc>
      </w:tr>
      <w:tr w:rsidR="00697FC9" w14:paraId="05C670D2"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1EB83BB" w14:textId="77777777">
            <w:pPr>
              <w:widowControl w:val="0"/>
              <w:jc w:val="center"/>
            </w:pPr>
            <w:r>
              <w:t>RF30</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632952CE" w14:textId="77777777">
            <w:pPr>
              <w:widowControl w:val="0"/>
              <w:jc w:val="both"/>
            </w:pPr>
            <w:r>
              <w:t xml:space="preserve">O sistema deve dar a opção do Administrador de adicionar, editar, ou excluir temáticas  </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435A99AE" w14:textId="77777777">
            <w:pPr>
              <w:widowControl w:val="0"/>
              <w:jc w:val="center"/>
            </w:pPr>
            <w:ins w:author="Joel Natan" w:date="2023-10-24T13:57:00Z" w:id="32">
              <w:r>
                <w:t>A</w:t>
              </w:r>
            </w:ins>
          </w:p>
        </w:tc>
      </w:tr>
      <w:tr w:rsidR="00697FC9" w14:paraId="41563771" w14:textId="77777777">
        <w:trPr>
          <w:jc w:val="center"/>
        </w:trPr>
        <w:tc>
          <w:tcPr>
            <w:tcW w:w="850"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28E2DC24" w14:textId="77777777">
            <w:pPr>
              <w:widowControl w:val="0"/>
              <w:jc w:val="center"/>
            </w:pPr>
            <w:r>
              <w:t>RF31</w:t>
            </w:r>
          </w:p>
        </w:tc>
        <w:tc>
          <w:tcPr>
            <w:tcW w:w="6805" w:type="dxa"/>
            <w:tcBorders>
              <w:top w:val="single" w:color="000000" w:sz="8" w:space="0"/>
              <w:left w:val="single" w:color="000000" w:sz="8" w:space="0"/>
              <w:bottom w:val="single" w:color="000000" w:sz="8" w:space="0"/>
              <w:right w:val="single" w:color="000000" w:sz="8" w:space="0"/>
            </w:tcBorders>
            <w:shd w:val="clear" w:color="auto" w:fill="auto"/>
          </w:tcPr>
          <w:p w:rsidR="00697FC9" w:rsidRDefault="00000000" w14:paraId="22241F3B" w14:textId="77777777">
            <w:pPr>
              <w:widowControl w:val="0"/>
              <w:jc w:val="both"/>
            </w:pPr>
            <w:r>
              <w:t>O sistema deverá dar a opção de fazer logout para todos os atores.</w:t>
            </w:r>
          </w:p>
        </w:tc>
        <w:tc>
          <w:tcPr>
            <w:tcW w:w="1124" w:type="dxa"/>
            <w:tcBorders>
              <w:top w:val="single" w:color="000000" w:sz="8" w:space="0"/>
              <w:left w:val="single" w:color="000000" w:sz="8" w:space="0"/>
              <w:bottom w:val="single" w:color="000000" w:sz="8" w:space="0"/>
              <w:right w:val="single" w:color="000000" w:sz="8" w:space="0"/>
            </w:tcBorders>
            <w:shd w:val="clear" w:color="auto" w:fill="auto"/>
            <w:vAlign w:val="center"/>
          </w:tcPr>
          <w:p w:rsidR="00697FC9" w:rsidRDefault="00000000" w14:paraId="5ECEDF37" w14:textId="77777777">
            <w:pPr>
              <w:widowControl w:val="0"/>
              <w:jc w:val="center"/>
            </w:pPr>
            <w:r>
              <w:t>A</w:t>
            </w:r>
          </w:p>
        </w:tc>
      </w:tr>
    </w:tbl>
    <w:p w:rsidR="00697FC9" w:rsidRDefault="00000000" w14:paraId="2399CA8F" w14:textId="77777777">
      <w:pPr>
        <w:tabs>
          <w:tab w:val="left" w:pos="709"/>
        </w:tabs>
        <w:jc w:val="center"/>
        <w:rPr>
          <w:sz w:val="20"/>
          <w:szCs w:val="20"/>
        </w:rPr>
      </w:pPr>
      <w:r>
        <w:rPr>
          <w:b/>
          <w:sz w:val="20"/>
          <w:szCs w:val="20"/>
        </w:rPr>
        <w:t>Fonte</w:t>
      </w:r>
      <w:r>
        <w:rPr>
          <w:sz w:val="20"/>
          <w:szCs w:val="20"/>
        </w:rPr>
        <w:t>: elaborado pelos autores</w:t>
      </w:r>
      <w:r>
        <w:rPr>
          <w:sz w:val="20"/>
          <w:szCs w:val="20"/>
        </w:rPr>
        <w:tab/>
      </w:r>
    </w:p>
    <w:p w:rsidR="00697FC9" w:rsidRDefault="00697FC9" w14:paraId="5DFCA7FD" w14:textId="77777777">
      <w:pPr>
        <w:tabs>
          <w:tab w:val="left" w:pos="709"/>
        </w:tabs>
        <w:spacing w:line="360" w:lineRule="auto"/>
        <w:ind w:right="130"/>
        <w:jc w:val="center"/>
      </w:pPr>
    </w:p>
    <w:p w:rsidR="00697FC9" w:rsidRDefault="00000000" w14:paraId="40C57F29" w14:textId="77777777">
      <w:pPr>
        <w:pStyle w:val="Ttulo2"/>
      </w:pPr>
      <w:bookmarkStart w:name="_2xcytpi" w:id="33"/>
      <w:bookmarkEnd w:id="33"/>
      <w:r>
        <w:t>2.5 Requisitos Não-Funcionais</w:t>
      </w:r>
    </w:p>
    <w:p w:rsidR="00697FC9" w:rsidRDefault="00697FC9" w14:paraId="73AC1119" w14:textId="77777777"/>
    <w:p w:rsidR="00697FC9" w:rsidRDefault="00000000" w14:paraId="2B18D7AE" w14:textId="77777777">
      <w:pPr>
        <w:spacing w:line="360" w:lineRule="auto"/>
        <w:ind w:firstLine="709"/>
        <w:jc w:val="both"/>
        <w:rPr>
          <w:color w:val="000000"/>
        </w:rPr>
      </w:pPr>
      <w:r>
        <w:rPr>
          <w:color w:val="000000"/>
        </w:rPr>
        <w:t xml:space="preserve">Os requisitos não funcionais segundo </w:t>
      </w:r>
      <w:proofErr w:type="spellStart"/>
      <w:r>
        <w:rPr>
          <w:color w:val="000000"/>
        </w:rPr>
        <w:t>Sommerville</w:t>
      </w:r>
      <w:proofErr w:type="spellEnd"/>
      <w:r>
        <w:rPr>
          <w:color w:val="000000"/>
        </w:rPr>
        <w:t xml:space="preserve"> (2018, p.89) “São restrições sobre os serviços ou funções oferecidas pelo sistema. Eles incluem restrições de tempo, restrições sobre o processo de desenvolvimento e restrições impostas por padrões”. No Quadro 3 são descritos os requisitos não funcionais do projeto:</w:t>
      </w:r>
    </w:p>
    <w:p w:rsidR="00697FC9" w:rsidRDefault="00697FC9" w14:paraId="731701C1" w14:textId="77777777">
      <w:pPr>
        <w:spacing w:line="360" w:lineRule="auto"/>
        <w:ind w:firstLine="709"/>
        <w:jc w:val="both"/>
        <w:rPr>
          <w:color w:val="000000"/>
        </w:rPr>
      </w:pPr>
    </w:p>
    <w:p w:rsidR="00697FC9" w:rsidRDefault="00000000" w14:paraId="54AB3742" w14:textId="77777777">
      <w:pPr>
        <w:jc w:val="center"/>
        <w:rPr>
          <w:color w:val="000000"/>
          <w:sz w:val="20"/>
          <w:szCs w:val="20"/>
        </w:rPr>
      </w:pPr>
      <w:r>
        <w:rPr>
          <w:b/>
          <w:color w:val="000000"/>
          <w:sz w:val="20"/>
          <w:szCs w:val="20"/>
        </w:rPr>
        <w:t xml:space="preserve">Quadro 3 – </w:t>
      </w:r>
      <w:r>
        <w:rPr>
          <w:color w:val="000000"/>
          <w:sz w:val="20"/>
          <w:szCs w:val="20"/>
        </w:rPr>
        <w:t>Requisitos Não-Funcionais</w:t>
      </w:r>
    </w:p>
    <w:tbl>
      <w:tblPr>
        <w:tblW w:w="9063" w:type="dxa"/>
        <w:tblLayout w:type="fixed"/>
        <w:tblLook w:val="0400" w:firstRow="0" w:lastRow="0" w:firstColumn="0" w:lastColumn="0" w:noHBand="0" w:noVBand="1"/>
      </w:tblPr>
      <w:tblGrid>
        <w:gridCol w:w="1129"/>
        <w:gridCol w:w="7934"/>
      </w:tblGrid>
      <w:tr w:rsidR="00697FC9" w:rsidTr="30FEA9A6" w14:paraId="4A454519" w14:textId="77777777">
        <w:trPr>
          <w:trHeight w:val="422"/>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4773B96A" w14:textId="77777777">
            <w:pPr>
              <w:jc w:val="center"/>
              <w:rPr>
                <w:color w:val="000000"/>
              </w:rPr>
            </w:pPr>
            <w:r>
              <w:rPr>
                <w:rFonts w:ascii="Times New Roman" w:hAnsi="Times New Roman" w:eastAsia="Times New Roman" w:cs="Times New Roman"/>
                <w:color w:val="000000"/>
              </w:rPr>
              <w:t>Código</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3D9CFA90" w14:textId="77777777">
            <w:pPr>
              <w:rPr>
                <w:rFonts w:ascii="Times New Roman" w:hAnsi="Times New Roman" w:eastAsia="Times New Roman" w:cs="Times New Roman"/>
                <w:color w:val="000000"/>
              </w:rPr>
            </w:pPr>
            <w:r>
              <w:rPr>
                <w:rFonts w:ascii="Times New Roman" w:hAnsi="Times New Roman" w:eastAsia="Times New Roman" w:cs="Times New Roman"/>
                <w:color w:val="000000"/>
              </w:rPr>
              <w:t>Descrição</w:t>
            </w:r>
          </w:p>
        </w:tc>
      </w:tr>
      <w:tr w:rsidR="00697FC9" w:rsidTr="30FEA9A6" w14:paraId="7177A1BE" w14:textId="77777777">
        <w:trPr>
          <w:trHeight w:val="422"/>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697FC9" w14:paraId="5E78A14E" w14:textId="77777777">
            <w:pPr>
              <w:jc w:val="center"/>
              <w:rPr>
                <w:rFonts w:ascii="Times New Roman" w:hAnsi="Times New Roman" w:eastAsia="Times New Roman" w:cs="Times New Roman"/>
                <w:color w:val="000000"/>
              </w:rPr>
            </w:pP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54D10347" w14:textId="77777777">
            <w:pPr>
              <w:rPr>
                <w:rFonts w:ascii="Times New Roman" w:hAnsi="Times New Roman" w:eastAsia="Times New Roman" w:cs="Times New Roman"/>
                <w:color w:val="000000"/>
              </w:rPr>
            </w:pPr>
            <w:r>
              <w:rPr>
                <w:rFonts w:ascii="Times New Roman" w:hAnsi="Times New Roman" w:eastAsia="Times New Roman" w:cs="Times New Roman"/>
                <w:color w:val="000000"/>
              </w:rPr>
              <w:t>Requisitos de Usabilidade</w:t>
            </w:r>
          </w:p>
        </w:tc>
      </w:tr>
      <w:tr w:rsidR="00697FC9" w:rsidTr="30FEA9A6" w14:paraId="5455661E" w14:textId="77777777">
        <w:trPr>
          <w:trHeight w:val="422"/>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1584E5E5" w14:textId="77777777">
            <w:pPr>
              <w:jc w:val="center"/>
              <w:rPr>
                <w:rFonts w:ascii="Times New Roman" w:hAnsi="Times New Roman" w:eastAsia="Times New Roman" w:cs="Times New Roman"/>
                <w:color w:val="000000"/>
              </w:rPr>
            </w:pPr>
            <w:r>
              <w:rPr>
                <w:rFonts w:ascii="Times New Roman" w:hAnsi="Times New Roman" w:eastAsia="Times New Roman" w:cs="Times New Roman"/>
                <w:color w:val="000000"/>
              </w:rPr>
              <w:t>RNF01</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26743D03" w14:textId="77777777">
            <w:pPr>
              <w:rPr>
                <w:rFonts w:ascii="Times New Roman" w:hAnsi="Times New Roman" w:eastAsia="Times New Roman" w:cs="Times New Roman"/>
                <w:color w:val="000000"/>
              </w:rPr>
            </w:pPr>
            <w:r>
              <w:rPr>
                <w:color w:val="000000"/>
              </w:rPr>
              <w:t>O sistema deve ser responsivo.</w:t>
            </w:r>
          </w:p>
        </w:tc>
      </w:tr>
      <w:tr w:rsidR="00697FC9" w:rsidTr="30FEA9A6" w14:paraId="633E5E9D" w14:textId="77777777">
        <w:trPr>
          <w:trHeight w:val="468"/>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6B3B786B" w14:textId="77777777">
            <w:pPr>
              <w:jc w:val="center"/>
              <w:rPr>
                <w:color w:val="000000"/>
              </w:rPr>
            </w:pPr>
            <w:r>
              <w:rPr>
                <w:rFonts w:ascii="Times New Roman" w:hAnsi="Times New Roman" w:eastAsia="Times New Roman" w:cs="Times New Roman"/>
                <w:color w:val="000000"/>
              </w:rPr>
              <w:t>RNF01</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638793CF" w14:textId="77777777">
            <w:pPr>
              <w:rPr>
                <w:color w:val="000000"/>
              </w:rPr>
            </w:pPr>
            <w:r>
              <w:rPr>
                <w:color w:val="000000"/>
              </w:rPr>
              <w:t>O sistema só poderá ser acessado com conexão à internet.</w:t>
            </w:r>
          </w:p>
        </w:tc>
      </w:tr>
      <w:tr w:rsidR="00697FC9" w:rsidTr="30FEA9A6" w14:paraId="59212C4D" w14:textId="77777777">
        <w:trPr>
          <w:trHeight w:val="468"/>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697FC9" w14:paraId="6AC094E2" w14:textId="77777777">
            <w:pPr>
              <w:jc w:val="center"/>
              <w:rPr>
                <w:rFonts w:ascii="Times New Roman" w:hAnsi="Times New Roman" w:eastAsia="Times New Roman" w:cs="Times New Roman"/>
                <w:color w:val="000000"/>
              </w:rPr>
            </w:pP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791C98DC" w14:textId="77777777">
            <w:pPr>
              <w:rPr>
                <w:color w:val="000000"/>
              </w:rPr>
            </w:pPr>
            <w:r>
              <w:rPr>
                <w:color w:val="000000"/>
              </w:rPr>
              <w:t>Requisitos de Implementação</w:t>
            </w:r>
          </w:p>
        </w:tc>
      </w:tr>
      <w:tr w:rsidR="00697FC9" w:rsidTr="30FEA9A6" w14:paraId="039831E3" w14:textId="77777777">
        <w:trPr>
          <w:trHeight w:val="560"/>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68AD73E4" w14:textId="77777777">
            <w:pPr>
              <w:jc w:val="center"/>
              <w:rPr>
                <w:color w:val="000000"/>
              </w:rPr>
            </w:pPr>
            <w:r>
              <w:rPr>
                <w:rFonts w:ascii="Times New Roman" w:hAnsi="Times New Roman" w:eastAsia="Times New Roman" w:cs="Times New Roman"/>
                <w:color w:val="000000"/>
              </w:rPr>
              <w:t>RNF02</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6143DD93" w14:textId="77777777">
            <w:pPr>
              <w:rPr>
                <w:color w:val="000000"/>
              </w:rPr>
            </w:pPr>
            <w:r>
              <w:rPr>
                <w:color w:val="000000"/>
              </w:rPr>
              <w:t>O ambiente para desenvolvimento do banco de dados utilizado será o SQL Server, em linguagem SQL.</w:t>
            </w:r>
          </w:p>
        </w:tc>
      </w:tr>
      <w:tr w:rsidR="00697FC9" w:rsidTr="30FEA9A6" w14:paraId="52A8737E" w14:textId="77777777">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00BE9102" w14:textId="77777777">
            <w:pPr>
              <w:jc w:val="center"/>
              <w:rPr>
                <w:color w:val="000000"/>
              </w:rPr>
            </w:pPr>
            <w:r>
              <w:rPr>
                <w:rFonts w:ascii="Times New Roman" w:hAnsi="Times New Roman" w:eastAsia="Times New Roman" w:cs="Times New Roman"/>
                <w:color w:val="000000"/>
              </w:rPr>
              <w:t>RNF03</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29CDAE67" w14:textId="77777777">
            <w:pPr>
              <w:rPr>
                <w:color w:val="000000"/>
              </w:rPr>
            </w:pPr>
            <w:r>
              <w:rPr>
                <w:color w:val="000000"/>
              </w:rPr>
              <w:t>O sistema deve ser desenvolvido em linguagem C#, utilizando o framework .NET Core 7.</w:t>
            </w:r>
          </w:p>
        </w:tc>
      </w:tr>
      <w:tr w:rsidR="00697FC9" w:rsidTr="30FEA9A6" w14:paraId="2BB60635" w14:textId="77777777">
        <w:trPr>
          <w:trHeight w:val="688"/>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23639875" w14:textId="77777777">
            <w:pPr>
              <w:jc w:val="center"/>
              <w:rPr>
                <w:color w:val="000000"/>
              </w:rPr>
            </w:pPr>
            <w:r>
              <w:rPr>
                <w:rFonts w:ascii="Times New Roman" w:hAnsi="Times New Roman" w:eastAsia="Times New Roman" w:cs="Times New Roman"/>
                <w:color w:val="000000"/>
              </w:rPr>
              <w:t>RNF0</w:t>
            </w:r>
            <w:r>
              <w:rPr>
                <w:rFonts w:ascii="Times New Roman" w:hAnsi="Times New Roman" w:eastAsia="Times New Roman" w:cs="Times New Roman"/>
              </w:rPr>
              <w:t>5</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3EDC7D0C" w14:textId="77777777">
            <w:pPr>
              <w:rPr>
                <w:color w:val="000000"/>
              </w:rPr>
            </w:pPr>
            <w:r>
              <w:rPr>
                <w:color w:val="000000"/>
              </w:rPr>
              <w:t>O sistema deve ser desenvolvido em metodologia ágil, utilizando de Sprint para realização de entregas.</w:t>
            </w:r>
          </w:p>
        </w:tc>
      </w:tr>
      <w:tr w:rsidR="00697FC9" w:rsidTr="30FEA9A6" w14:paraId="4BDEC744" w14:textId="77777777">
        <w:trPr>
          <w:trHeight w:val="712"/>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0118F8B9" w14:textId="77777777">
            <w:pPr>
              <w:jc w:val="center"/>
              <w:rPr>
                <w:color w:val="000000"/>
              </w:rPr>
            </w:pPr>
            <w:r>
              <w:rPr>
                <w:rFonts w:ascii="Times New Roman" w:hAnsi="Times New Roman" w:eastAsia="Times New Roman" w:cs="Times New Roman"/>
                <w:color w:val="000000"/>
              </w:rPr>
              <w:t>RNF0</w:t>
            </w:r>
            <w:r>
              <w:rPr>
                <w:rFonts w:ascii="Times New Roman" w:hAnsi="Times New Roman" w:eastAsia="Times New Roman" w:cs="Times New Roman"/>
              </w:rPr>
              <w:t>6</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360A800A" w14:textId="77777777">
            <w:pPr>
              <w:rPr>
                <w:color w:val="000000"/>
              </w:rPr>
            </w:pPr>
            <w:r>
              <w:rPr>
                <w:color w:val="000000"/>
              </w:rPr>
              <w:t>O Sistema deve ser desenvolvido com seu idioma sendo o português e obedecendo às regras gramaticais do Acordo Ortográfico mais recente.</w:t>
            </w:r>
          </w:p>
        </w:tc>
      </w:tr>
      <w:tr w:rsidR="00697FC9" w:rsidTr="30FEA9A6" w14:paraId="1CCE2AF7" w14:textId="77777777">
        <w:trPr>
          <w:trHeight w:val="712"/>
        </w:trPr>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697FC9" w14:paraId="3C8F5385" w14:textId="77777777">
            <w:pPr>
              <w:jc w:val="center"/>
              <w:rPr>
                <w:rFonts w:ascii="Times New Roman" w:hAnsi="Times New Roman" w:eastAsia="Times New Roman" w:cs="Times New Roman"/>
                <w:color w:val="000000"/>
              </w:rPr>
            </w:pP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6183EAA8" w14:textId="77777777">
            <w:pPr>
              <w:rPr>
                <w:color w:val="000000"/>
              </w:rPr>
            </w:pPr>
            <w:r>
              <w:rPr>
                <w:color w:val="000000"/>
              </w:rPr>
              <w:t>Requisitos de Segurança</w:t>
            </w:r>
          </w:p>
        </w:tc>
      </w:tr>
      <w:tr w:rsidR="00697FC9" w:rsidTr="30FEA9A6" w14:paraId="7D912C36" w14:textId="77777777">
        <w:tc>
          <w:tcPr>
            <w:tcW w:w="1129"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2C5309D8" w14:textId="77777777">
            <w:pPr>
              <w:jc w:val="center"/>
              <w:rPr>
                <w:rFonts w:ascii="Times New Roman" w:hAnsi="Times New Roman" w:eastAsia="Times New Roman" w:cs="Times New Roman"/>
                <w:color w:val="000000"/>
              </w:rPr>
            </w:pPr>
            <w:r>
              <w:rPr>
                <w:rFonts w:ascii="Times New Roman" w:hAnsi="Times New Roman" w:eastAsia="Times New Roman" w:cs="Times New Roman"/>
                <w:color w:val="000000"/>
              </w:rPr>
              <w:t>RNF0</w:t>
            </w:r>
            <w:r>
              <w:rPr>
                <w:rFonts w:ascii="Times New Roman" w:hAnsi="Times New Roman" w:eastAsia="Times New Roman" w:cs="Times New Roman"/>
              </w:rPr>
              <w:t>7</w:t>
            </w:r>
          </w:p>
        </w:tc>
        <w:tc>
          <w:tcPr>
            <w:tcW w:w="7933" w:type="dxa"/>
            <w:tcBorders>
              <w:top w:val="single" w:color="000000" w:themeColor="text1" w:sz="4" w:space="0"/>
              <w:left w:val="single" w:color="000000" w:themeColor="text1" w:sz="4" w:space="0"/>
              <w:bottom w:val="single" w:color="000000" w:themeColor="text1" w:sz="4" w:space="0"/>
              <w:right w:val="single" w:color="000000" w:themeColor="text1" w:sz="4" w:space="0"/>
            </w:tcBorders>
            <w:tcMar/>
            <w:vAlign w:val="center"/>
          </w:tcPr>
          <w:p w:rsidR="00697FC9" w:rsidRDefault="00000000" w14:paraId="08AD5B38" w14:textId="7B9FDA22">
            <w:pPr>
              <w:rPr>
                <w:color w:val="000000"/>
              </w:rPr>
            </w:pPr>
            <w:ins w:author="Aldo Barduco Neto" w:date="2023-12-07T02:20:18.189Z" w:id="196744423">
              <w:r w:rsidRPr="30FEA9A6" w:rsidR="30FEA9A6">
                <w:rPr>
                  <w:color w:val="000000" w:themeColor="text1" w:themeTint="FF" w:themeShade="FF"/>
                </w:rPr>
                <w:t xml:space="preserve">O sistema deve implementar técnicas de criptografia de senha e codificação de URL para que dados não sejam expostos </w:t>
              </w:r>
            </w:ins>
            <w:del w:author="Aldo Barduco Neto" w:date="2023-12-07T02:20:16.811Z" w:id="1230966565">
              <w:r w:rsidRPr="30FEA9A6" w:rsidDel="30FEA9A6">
                <w:rPr>
                  <w:color w:val="000000" w:themeColor="text1" w:themeTint="FF" w:themeShade="FF"/>
                </w:rPr>
                <w:delText xml:space="preserve">O Sistema </w:delText>
              </w:r>
              <w:r w:rsidDel="30FEA9A6">
                <w:delText>deve seguir</w:delText>
              </w:r>
              <w:r w:rsidRPr="30FEA9A6" w:rsidDel="30FEA9A6">
                <w:rPr>
                  <w:color w:val="000000" w:themeColor="text1" w:themeTint="FF" w:themeShade="FF"/>
                </w:rPr>
                <w:delText xml:space="preserve"> regras de segurança para que os dados dos usuários sejam protegidos e resguardados de ataques. Priorizando os tópicos apontados pela OWASP (</w:delText>
              </w:r>
              <w:r w:rsidRPr="30FEA9A6" w:rsidDel="30FEA9A6">
                <w:rPr>
                  <w:color w:val="000000" w:themeColor="text1" w:themeTint="FF" w:themeShade="FF"/>
                  <w:highlight w:val="white"/>
                </w:rPr>
                <w:delText>Projeto Aberto de Segurança em Aplicações Web</w:delText>
              </w:r>
              <w:r w:rsidRPr="30FEA9A6" w:rsidDel="30FEA9A6">
                <w:rPr>
                  <w:color w:val="000000" w:themeColor="text1" w:themeTint="FF" w:themeShade="FF"/>
                </w:rPr>
                <w:delText>) como vulnerabilidades mais comuns e exploradas</w:delText>
              </w:r>
            </w:del>
          </w:p>
        </w:tc>
      </w:tr>
    </w:tbl>
    <w:p w:rsidR="00697FC9" w:rsidRDefault="00000000" w14:paraId="455A0EA6" w14:textId="77777777">
      <w:pPr>
        <w:tabs>
          <w:tab w:val="left" w:pos="709"/>
        </w:tabs>
        <w:jc w:val="center"/>
        <w:rPr>
          <w:sz w:val="20"/>
          <w:szCs w:val="20"/>
        </w:rPr>
      </w:pPr>
      <w:r>
        <w:rPr>
          <w:b/>
          <w:sz w:val="20"/>
          <w:szCs w:val="20"/>
        </w:rPr>
        <w:t>Fonte</w:t>
      </w:r>
      <w:r>
        <w:rPr>
          <w:sz w:val="20"/>
          <w:szCs w:val="20"/>
        </w:rPr>
        <w:t>: elaborado pelos autores</w:t>
      </w:r>
    </w:p>
    <w:p w:rsidR="00697FC9" w:rsidRDefault="00697FC9" w14:paraId="2AF0DA09" w14:textId="77777777">
      <w:pPr>
        <w:tabs>
          <w:tab w:val="left" w:pos="709"/>
        </w:tabs>
        <w:jc w:val="center"/>
        <w:rPr>
          <w:sz w:val="20"/>
          <w:szCs w:val="20"/>
        </w:rPr>
      </w:pPr>
    </w:p>
    <w:p w:rsidR="00697FC9" w:rsidRDefault="00000000" w14:paraId="74E95C0A" w14:textId="77777777">
      <w:pPr>
        <w:pStyle w:val="Ttulo2"/>
      </w:pPr>
      <w:bookmarkStart w:name="_1ci93xb" w:id="34"/>
      <w:bookmarkEnd w:id="34"/>
      <w:r>
        <w:t>2.6 Modelagem de Banco de dados</w:t>
      </w:r>
    </w:p>
    <w:p w:rsidR="00697FC9" w:rsidRDefault="00697FC9" w14:paraId="377CE47E" w14:textId="77777777"/>
    <w:p w:rsidR="00697FC9" w:rsidRDefault="00000000" w14:paraId="4D568F2A" w14:textId="77777777">
      <w:pPr>
        <w:spacing w:line="360" w:lineRule="auto"/>
        <w:ind w:firstLine="709"/>
        <w:jc w:val="both"/>
        <w:rPr>
          <w:b/>
          <w:color w:val="000000"/>
        </w:rPr>
      </w:pPr>
      <w:r>
        <w:rPr>
          <w:color w:val="000000"/>
        </w:rPr>
        <w:t>O referido tópico buscou identificar os relacionamentos entre as entidades existentes no sistema levando em consideração, que tal atividade “[...] é uma descrição dos tipos de informações que estão armazenadas em um banco de dados.” (</w:t>
      </w:r>
      <w:proofErr w:type="spellStart"/>
      <w:r>
        <w:rPr>
          <w:color w:val="000000"/>
        </w:rPr>
        <w:t>Heuser</w:t>
      </w:r>
      <w:proofErr w:type="spellEnd"/>
      <w:r>
        <w:rPr>
          <w:color w:val="000000"/>
        </w:rPr>
        <w:t>, 1998, p.16).</w:t>
      </w:r>
    </w:p>
    <w:p w:rsidR="00697FC9" w:rsidRDefault="00000000" w14:paraId="0CBF0C7D" w14:textId="77777777">
      <w:pPr>
        <w:spacing w:line="360" w:lineRule="auto"/>
        <w:ind w:firstLine="709"/>
        <w:jc w:val="both"/>
        <w:rPr>
          <w:color w:val="000000"/>
        </w:rPr>
      </w:pPr>
      <w:r>
        <w:rPr>
          <w:color w:val="000000"/>
        </w:rPr>
        <w:t xml:space="preserve">Na figura 7, vemos a construção da modelagem do banco de dados: </w:t>
      </w:r>
    </w:p>
    <w:p w:rsidR="00697FC9" w:rsidRDefault="00697FC9" w14:paraId="184EBCCD" w14:textId="77777777">
      <w:pPr>
        <w:spacing w:line="360" w:lineRule="auto"/>
        <w:ind w:firstLine="709"/>
        <w:jc w:val="both"/>
        <w:rPr>
          <w:color w:val="000000"/>
        </w:rPr>
      </w:pPr>
    </w:p>
    <w:p w:rsidR="00697FC9" w:rsidP="30FEA9A6" w:rsidRDefault="00697FC9" w14:paraId="1FADD074" w14:textId="77777777" w14:noSpellErr="1">
      <w:pPr>
        <w:spacing w:line="360" w:lineRule="auto"/>
        <w:ind w:firstLine="0"/>
        <w:jc w:val="both"/>
        <w:rPr>
          <w:del w:author="Aldo Barduco Neto" w:date="2023-12-07T02:06:01.081Z" w:id="1336639231"/>
          <w:color w:val="000000"/>
        </w:rPr>
        <w:pPrChange w:author="Aldo Barduco Neto" w:date="2023-12-07T02:06:01.699Z">
          <w:pPr>
            <w:spacing w:line="360" w:lineRule="auto"/>
            <w:ind w:firstLine="709"/>
            <w:jc w:val="both"/>
          </w:pPr>
        </w:pPrChange>
      </w:pPr>
    </w:p>
    <w:p w:rsidR="00697FC9" w:rsidP="30FEA9A6" w:rsidRDefault="00697FC9" w14:paraId="6A22ACA8" w14:textId="77777777" w14:noSpellErr="1">
      <w:pPr>
        <w:spacing w:line="360" w:lineRule="auto"/>
        <w:ind w:firstLine="0"/>
        <w:jc w:val="both"/>
        <w:rPr>
          <w:del w:author="Aldo Barduco Neto" w:date="2023-12-07T02:06:00.045Z" w:id="128167458"/>
          <w:color w:val="000000"/>
        </w:rPr>
        <w:pPrChange w:author="Aldo Barduco Neto" w:date="2023-12-07T02:06:00.591Z">
          <w:pPr>
            <w:spacing w:line="360" w:lineRule="auto"/>
            <w:ind w:firstLine="709"/>
            <w:jc w:val="both"/>
          </w:pPr>
        </w:pPrChange>
      </w:pPr>
    </w:p>
    <w:p w:rsidR="00697FC9" w:rsidP="30FEA9A6" w:rsidRDefault="00697FC9" w14:paraId="4F46A3EA" w14:textId="77777777" w14:noSpellErr="1">
      <w:pPr>
        <w:spacing w:line="360" w:lineRule="auto"/>
        <w:ind w:firstLine="0"/>
        <w:jc w:val="both"/>
        <w:rPr>
          <w:del w:author="Aldo Barduco Neto" w:date="2023-12-07T02:05:51.291Z" w:id="79542336"/>
          <w:color w:val="000000"/>
        </w:rPr>
        <w:pPrChange w:author="Aldo Barduco Neto" w:date="2023-12-07T02:05:59.704Z">
          <w:pPr>
            <w:spacing w:line="360" w:lineRule="auto"/>
            <w:ind w:firstLine="709"/>
            <w:jc w:val="both"/>
          </w:pPr>
        </w:pPrChange>
      </w:pPr>
    </w:p>
    <w:p w:rsidR="00697FC9" w:rsidP="30FEA9A6" w:rsidRDefault="00697FC9" w14:paraId="640B1DA6" w14:textId="77777777" w14:noSpellErr="1">
      <w:pPr>
        <w:spacing w:line="360" w:lineRule="auto"/>
        <w:ind w:firstLine="0"/>
        <w:jc w:val="both"/>
        <w:rPr>
          <w:del w:author="Aldo Barduco Neto" w:date="2023-12-07T02:05:51.504Z" w:id="1566810208"/>
          <w:color w:val="000000"/>
        </w:rPr>
        <w:pPrChange w:author="Aldo Barduco Neto" w:date="2023-12-07T02:05:59.06Z">
          <w:pPr>
            <w:spacing w:line="360" w:lineRule="auto"/>
            <w:ind w:firstLine="709"/>
            <w:jc w:val="both"/>
          </w:pPr>
        </w:pPrChange>
      </w:pPr>
    </w:p>
    <w:p w:rsidR="00697FC9" w:rsidP="30FEA9A6" w:rsidRDefault="00697FC9" w14:paraId="197D5AC0" w14:textId="77777777" w14:noSpellErr="1">
      <w:pPr>
        <w:spacing w:line="360" w:lineRule="auto"/>
        <w:ind w:firstLine="0"/>
        <w:jc w:val="both"/>
        <w:rPr>
          <w:del w:author="Aldo Barduco Neto" w:date="2023-12-07T02:05:51.726Z" w:id="1779674420"/>
          <w:color w:val="000000"/>
        </w:rPr>
        <w:pPrChange w:author="Aldo Barduco Neto" w:date="2023-12-07T02:05:58.435Z">
          <w:pPr>
            <w:spacing w:line="360" w:lineRule="auto"/>
            <w:ind w:firstLine="709"/>
            <w:jc w:val="both"/>
          </w:pPr>
        </w:pPrChange>
      </w:pPr>
    </w:p>
    <w:p w:rsidR="00697FC9" w:rsidP="30FEA9A6" w:rsidRDefault="00697FC9" w14:paraId="790F2B5F" w14:textId="77777777" w14:noSpellErr="1">
      <w:pPr>
        <w:spacing w:line="360" w:lineRule="auto"/>
        <w:ind w:firstLine="0"/>
        <w:jc w:val="both"/>
        <w:rPr>
          <w:del w:author="Aldo Barduco Neto" w:date="2023-12-07T02:05:51.949Z" w:id="1097660529"/>
          <w:color w:val="000000"/>
        </w:rPr>
        <w:pPrChange w:author="Aldo Barduco Neto" w:date="2023-12-07T02:05:57.853Z">
          <w:pPr>
            <w:spacing w:line="360" w:lineRule="auto"/>
            <w:ind w:firstLine="709"/>
            <w:jc w:val="both"/>
          </w:pPr>
        </w:pPrChange>
      </w:pPr>
    </w:p>
    <w:p w:rsidR="00697FC9" w:rsidP="30FEA9A6" w:rsidRDefault="00697FC9" w14:paraId="55FFE17C" w14:textId="12F8B306">
      <w:pPr>
        <w:spacing w:line="360" w:lineRule="auto"/>
        <w:ind w:firstLine="0"/>
        <w:jc w:val="both"/>
        <w:rPr>
          <w:del w:author="Aldo Barduco Neto" w:date="2023-12-07T02:05:52.175Z" w:id="1284229741"/>
          <w:color w:val="000000"/>
        </w:rPr>
        <w:pPrChange w:author="Aldo Barduco Neto" w:date="2023-12-07T02:05:57.345Z">
          <w:pPr>
            <w:spacing w:line="360" w:lineRule="auto"/>
            <w:ind w:firstLine="709"/>
            <w:jc w:val="both"/>
          </w:pPr>
        </w:pPrChange>
      </w:pPr>
      <w:ins w:author="Aldo Barduco Neto" w:date="2023-12-07T02:24:16.961Z" w:id="535021614">
        <w:r w:rsidRPr="30FEA9A6" w:rsidR="30FEA9A6">
          <w:rPr>
            <w:color w:val="000000" w:themeColor="text1" w:themeTint="FF" w:themeShade="FF"/>
          </w:rPr>
          <w:t>‘</w:t>
        </w:r>
      </w:ins>
    </w:p>
    <w:p w:rsidR="00697FC9" w:rsidP="30FEA9A6" w:rsidRDefault="00697FC9" w14:paraId="547A2331" w14:textId="77777777" w14:noSpellErr="1">
      <w:pPr>
        <w:spacing w:line="360" w:lineRule="auto"/>
        <w:ind w:firstLine="0"/>
        <w:jc w:val="both"/>
        <w:rPr>
          <w:del w:author="Aldo Barduco Neto" w:date="2023-12-07T02:05:52.469Z" w:id="278402214"/>
          <w:color w:val="000000"/>
        </w:rPr>
        <w:pPrChange w:author="Aldo Barduco Neto" w:date="2023-12-07T02:05:56.915Z">
          <w:pPr>
            <w:spacing w:line="360" w:lineRule="auto"/>
            <w:ind w:firstLine="709"/>
            <w:jc w:val="both"/>
          </w:pPr>
        </w:pPrChange>
      </w:pPr>
    </w:p>
    <w:p w:rsidR="00697FC9" w:rsidP="30FEA9A6" w:rsidRDefault="00697FC9" w14:paraId="6CA50423" w14:textId="77777777" w14:noSpellErr="1">
      <w:pPr>
        <w:spacing w:line="360" w:lineRule="auto"/>
        <w:ind w:firstLine="0"/>
        <w:jc w:val="both"/>
        <w:rPr>
          <w:del w:author="Aldo Barduco Neto" w:date="2023-12-07T02:05:52.751Z" w:id="1747528211"/>
          <w:color w:val="000000"/>
        </w:rPr>
        <w:pPrChange w:author="Aldo Barduco Neto" w:date="2023-12-07T02:05:56.214Z">
          <w:pPr>
            <w:spacing w:line="360" w:lineRule="auto"/>
            <w:ind w:firstLine="709"/>
            <w:jc w:val="both"/>
          </w:pPr>
        </w:pPrChange>
      </w:pPr>
    </w:p>
    <w:p w:rsidR="00697FC9" w:rsidP="30FEA9A6" w:rsidRDefault="00697FC9" w14:paraId="119C9DCA" w14:textId="77777777" w14:noSpellErr="1">
      <w:pPr>
        <w:spacing w:line="360" w:lineRule="auto"/>
        <w:ind w:firstLine="0"/>
        <w:jc w:val="both"/>
        <w:rPr>
          <w:del w:author="Aldo Barduco Neto" w:date="2023-12-07T02:05:53.564Z" w:id="1618673987"/>
          <w:color w:val="000000"/>
        </w:rPr>
        <w:pPrChange w:author="Aldo Barduco Neto" w:date="2023-12-07T02:05:55.449Z">
          <w:pPr>
            <w:spacing w:line="360" w:lineRule="auto"/>
            <w:ind w:firstLine="709"/>
            <w:jc w:val="both"/>
          </w:pPr>
        </w:pPrChange>
      </w:pPr>
    </w:p>
    <w:p w:rsidR="00697FC9" w:rsidRDefault="00000000" w14:paraId="405E1797" w14:textId="77777777">
      <w:pPr>
        <w:ind w:right="130"/>
        <w:jc w:val="center"/>
        <w:rPr>
          <w:rFonts w:ascii="Times New Roman" w:hAnsi="Times New Roman" w:eastAsia="Times New Roman" w:cs="Times New Roman"/>
          <w:sz w:val="24"/>
          <w:szCs w:val="24"/>
        </w:rPr>
      </w:pPr>
      <w:r>
        <w:rPr>
          <w:b/>
          <w:color w:val="000000"/>
          <w:sz w:val="20"/>
          <w:szCs w:val="20"/>
        </w:rPr>
        <w:t xml:space="preserve">Figura 3 - </w:t>
      </w:r>
      <w:r>
        <w:rPr>
          <w:color w:val="000000"/>
          <w:sz w:val="20"/>
          <w:szCs w:val="20"/>
        </w:rPr>
        <w:t>Modelagem de Banco de Dados</w:t>
      </w:r>
    </w:p>
    <w:p w:rsidR="00697FC9" w:rsidRDefault="00000000" w14:paraId="74BBC116" w14:textId="77777777">
      <w:pPr>
        <w:ind w:right="130"/>
        <w:jc w:val="center"/>
        <w:rPr>
          <w:rFonts w:ascii="Times New Roman" w:hAnsi="Times New Roman" w:eastAsia="Times New Roman" w:cs="Times New Roman"/>
          <w:sz w:val="24"/>
          <w:szCs w:val="24"/>
        </w:rPr>
      </w:pPr>
      <w:commentRangeStart w:id="35"/>
      <w:r>
        <w:rPr>
          <w:noProof/>
        </w:rPr>
        <w:drawing>
          <wp:inline distT="0" distB="0" distL="0" distR="0" wp14:anchorId="2EF2531C" wp14:editId="216B208B">
            <wp:extent cx="5302250" cy="3238500"/>
            <wp:effectExtent l="0" t="0" r="0" b="0"/>
            <wp:docPr id="3" name="image2.png" descr="https://lh5.googleusercontent.com/xjznD1DmRa2lp4GW2L_bCYLS3o7albzPpxeQ2STtfxRvKpzJBt4Pyzxcxa65dviKnbHFRUvSz5NbyMG1ce3BvAJEEkKfFGAtkm2EvMvMVfDBkBActcZNDaAbWrv572Vw658Xle0XoJvZ"/>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2.png" descr="https://lh5.googleusercontent.com/xjznD1DmRa2lp4GW2L_bCYLS3o7albzPpxeQ2STtfxRvKpzJBt4Pyzxcxa65dviKnbHFRUvSz5NbyMG1ce3BvAJEEkKfFGAtkm2EvMvMVfDBkBActcZNDaAbWrv572Vw658Xle0XoJvZ"/>
                    <pic:cNvPicPr>
                      <a:picLocks noChangeAspect="1" noChangeArrowheads="1"/>
                    </pic:cNvPicPr>
                  </pic:nvPicPr>
                  <pic:blipFill>
                    <a:blip r:embed="rId24"/>
                    <a:stretch>
                      <a:fillRect/>
                    </a:stretch>
                  </pic:blipFill>
                  <pic:spPr bwMode="auto">
                    <a:xfrm>
                      <a:off x="0" y="0"/>
                      <a:ext cx="5302250" cy="3238500"/>
                    </a:xfrm>
                    <a:prstGeom prst="rect">
                      <a:avLst/>
                    </a:prstGeom>
                  </pic:spPr>
                </pic:pic>
              </a:graphicData>
            </a:graphic>
          </wp:inline>
        </w:drawing>
      </w:r>
      <w:commentRangeEnd w:id="35"/>
      <w:r w:rsidR="00163C1A">
        <w:rPr>
          <w:rStyle w:val="Refdecomentrio"/>
        </w:rPr>
        <w:commentReference w:id="35"/>
      </w:r>
    </w:p>
    <w:p w:rsidR="00697FC9" w:rsidRDefault="00000000" w14:paraId="61EB62E6" w14:textId="77777777">
      <w:pPr>
        <w:ind w:right="130"/>
        <w:jc w:val="center"/>
        <w:rPr>
          <w:rFonts w:ascii="Times New Roman" w:hAnsi="Times New Roman" w:eastAsia="Times New Roman" w:cs="Times New Roman"/>
          <w:sz w:val="24"/>
          <w:szCs w:val="24"/>
        </w:rPr>
      </w:pPr>
      <w:r>
        <w:rPr>
          <w:b/>
          <w:color w:val="000000"/>
          <w:sz w:val="20"/>
          <w:szCs w:val="20"/>
        </w:rPr>
        <w:t>Fonte</w:t>
      </w:r>
      <w:r>
        <w:rPr>
          <w:color w:val="000000"/>
          <w:sz w:val="20"/>
          <w:szCs w:val="20"/>
        </w:rPr>
        <w:t>: elaborado pelos autores</w:t>
      </w:r>
    </w:p>
    <w:p w:rsidR="00697FC9" w:rsidRDefault="00697FC9" w14:paraId="1E3DFFC7" w14:textId="77777777">
      <w:pPr>
        <w:pStyle w:val="Ttulo2"/>
      </w:pPr>
    </w:p>
    <w:p w:rsidR="00697FC9" w:rsidRDefault="00697FC9" w14:paraId="4B8A3030" w14:textId="77777777">
      <w:pPr>
        <w:ind w:right="130"/>
        <w:jc w:val="center"/>
        <w:rPr>
          <w:sz w:val="20"/>
          <w:szCs w:val="20"/>
        </w:rPr>
      </w:pPr>
      <w:bookmarkStart w:name="_3whwml4" w:id="36"/>
      <w:bookmarkEnd w:id="36"/>
    </w:p>
    <w:p w:rsidR="00697FC9" w:rsidRDefault="00697FC9" w14:paraId="0F677270" w14:textId="77777777">
      <w:pPr>
        <w:ind w:right="130"/>
        <w:jc w:val="center"/>
        <w:rPr>
          <w:sz w:val="20"/>
          <w:szCs w:val="20"/>
        </w:rPr>
      </w:pPr>
    </w:p>
    <w:p w:rsidR="00697FC9" w:rsidRDefault="00697FC9" w14:paraId="0E9DF3BB" w14:textId="77777777">
      <w:pPr>
        <w:ind w:right="130"/>
        <w:jc w:val="center"/>
        <w:rPr>
          <w:sz w:val="20"/>
          <w:szCs w:val="20"/>
        </w:rPr>
      </w:pPr>
    </w:p>
    <w:p w:rsidR="00697FC9" w:rsidRDefault="00000000" w14:paraId="5C9BF385" w14:textId="77777777">
      <w:pPr>
        <w:pStyle w:val="Ttulo1"/>
      </w:pPr>
      <w:bookmarkStart w:name="_kq6rb13y2jtq" w:id="37"/>
      <w:bookmarkEnd w:id="37"/>
      <w:r>
        <w:t xml:space="preserve">3. </w:t>
      </w:r>
      <w:commentRangeStart w:id="38"/>
      <w:r>
        <w:t>Desenvolvimento</w:t>
      </w:r>
      <w:commentRangeEnd w:id="38"/>
      <w:r w:rsidR="00163C1A">
        <w:rPr>
          <w:rStyle w:val="Refdecomentrio"/>
          <w:b w:val="0"/>
        </w:rPr>
        <w:commentReference w:id="38"/>
      </w:r>
    </w:p>
    <w:p w:rsidR="00697FC9" w:rsidRDefault="00697FC9" w14:paraId="65DA240F" w14:textId="77777777"/>
    <w:p w:rsidR="00697FC9" w:rsidRDefault="00697FC9" w14:paraId="7CA63F1E" w14:textId="77777777"/>
    <w:p w:rsidR="00697FC9" w:rsidRDefault="00000000" w14:paraId="10D062C7" w14:textId="77777777">
      <w:pPr>
        <w:ind w:firstLine="720"/>
        <w:jc w:val="both"/>
      </w:pPr>
      <w:r w:rsidR="30FEA9A6">
        <w:rPr/>
        <w:t xml:space="preserve">Na figura 04, pode-se observar a Tela </w:t>
      </w:r>
      <w:del w:author="Aldo Barduco Neto" w:date="2023-12-07T02:26:10.448Z" w:id="1671530990">
        <w:r w:rsidDel="30FEA9A6">
          <w:delText xml:space="preserve">Principal </w:delText>
        </w:r>
      </w:del>
      <w:r w:rsidR="30FEA9A6">
        <w:rPr/>
        <w:t xml:space="preserve">Minhas Temáticas (Função Mestre), esta tela permite aos usuários com a função “Mestre” visualizarem suas temáticas criadas, adicionar novos cards, editar os que já tem </w:t>
      </w:r>
      <w:r w:rsidR="30FEA9A6">
        <w:rPr/>
        <w:t>e também</w:t>
      </w:r>
      <w:r w:rsidR="30FEA9A6">
        <w:rPr/>
        <w:t xml:space="preserve"> pode excluir cards que não queiram mais.</w:t>
      </w:r>
    </w:p>
    <w:p w:rsidR="00697FC9" w:rsidRDefault="00697FC9" w14:paraId="256A2FF5" w14:textId="77777777" w14:noSpellErr="1"/>
    <w:p w:rsidR="30FEA9A6" w:rsidP="30FEA9A6" w:rsidRDefault="30FEA9A6" w14:paraId="7B883DBF" w14:textId="01039404">
      <w:pPr>
        <w:pStyle w:val="Normal"/>
      </w:pPr>
    </w:p>
    <w:p w:rsidR="30FEA9A6" w:rsidP="30FEA9A6" w:rsidRDefault="30FEA9A6" w14:paraId="7BB1E5A2" w14:textId="2763E237">
      <w:pPr>
        <w:pStyle w:val="Normal"/>
      </w:pPr>
    </w:p>
    <w:p w:rsidR="30FEA9A6" w:rsidP="30FEA9A6" w:rsidRDefault="30FEA9A6" w14:paraId="54B24395" w14:textId="7F3A272A">
      <w:pPr>
        <w:pStyle w:val="Normal"/>
      </w:pPr>
    </w:p>
    <w:p w:rsidR="30FEA9A6" w:rsidP="30FEA9A6" w:rsidRDefault="30FEA9A6" w14:paraId="252C072A" w14:textId="49E64BA6">
      <w:pPr>
        <w:pStyle w:val="Normal"/>
      </w:pPr>
    </w:p>
    <w:p w:rsidR="30FEA9A6" w:rsidP="30FEA9A6" w:rsidRDefault="30FEA9A6" w14:paraId="411DCCC6" w14:textId="62AD866C">
      <w:pPr>
        <w:pStyle w:val="Normal"/>
      </w:pPr>
    </w:p>
    <w:p w:rsidR="30FEA9A6" w:rsidP="30FEA9A6" w:rsidRDefault="30FEA9A6" w14:paraId="5E64AB9D" w14:textId="00FFA3AF">
      <w:pPr>
        <w:pStyle w:val="Normal"/>
      </w:pPr>
    </w:p>
    <w:p w:rsidR="30FEA9A6" w:rsidP="30FEA9A6" w:rsidRDefault="30FEA9A6" w14:paraId="5122C1C7" w14:textId="5A469B04">
      <w:pPr>
        <w:pStyle w:val="Normal"/>
      </w:pPr>
    </w:p>
    <w:p w:rsidR="30FEA9A6" w:rsidP="30FEA9A6" w:rsidRDefault="30FEA9A6" w14:paraId="7B5BB412" w14:textId="1A41D9C1">
      <w:pPr>
        <w:pStyle w:val="Normal"/>
      </w:pPr>
    </w:p>
    <w:p w:rsidR="30FEA9A6" w:rsidP="30FEA9A6" w:rsidRDefault="30FEA9A6" w14:paraId="47A8535D" w14:textId="39152E84">
      <w:pPr>
        <w:pStyle w:val="Normal"/>
        <w:ind w:right="0"/>
        <w:jc w:val="center"/>
        <w:pPrChange w:author="Aldo Barduco Neto" w:date="2023-12-07T02:28:29.072Z">
          <w:pPr>
            <w:pStyle w:val="Normal"/>
            <w:ind w:right="130"/>
            <w:jc w:val="center"/>
          </w:pPr>
        </w:pPrChange>
      </w:pPr>
      <w:r w:rsidRPr="30FEA9A6" w:rsidR="30FEA9A6">
        <w:rPr>
          <w:b w:val="1"/>
          <w:bCs w:val="1"/>
          <w:color w:val="000000" w:themeColor="text1" w:themeTint="FF" w:themeShade="FF"/>
          <w:sz w:val="20"/>
          <w:szCs w:val="20"/>
        </w:rPr>
        <w:t xml:space="preserve">Figura 4 - </w:t>
      </w:r>
      <w:r w:rsidR="30FEA9A6">
        <w:rPr/>
        <w:t>Tela Minhas Temáticas</w:t>
      </w:r>
    </w:p>
    <w:p w:rsidR="30FEA9A6" w:rsidP="30FEA9A6" w:rsidRDefault="30FEA9A6" w14:paraId="6FCF4210" w14:textId="36B8C2B2">
      <w:pPr>
        <w:pStyle w:val="Normal"/>
      </w:pPr>
    </w:p>
    <w:p w:rsidR="00697FC9" w:rsidRDefault="00000000" w14:paraId="75BE7E4D" w14:textId="77777777">
      <w:r>
        <w:rPr>
          <w:noProof/>
        </w:rPr>
        <w:drawing>
          <wp:anchor distT="0" distB="0" distL="0" distR="0" simplePos="0" relativeHeight="5" behindDoc="0" locked="0" layoutInCell="0" allowOverlap="1" wp14:anchorId="25CC3BA4" wp14:editId="2718DB2F">
            <wp:simplePos x="0" y="0"/>
            <wp:positionH relativeFrom="column">
              <wp:align>center</wp:align>
            </wp:positionH>
            <wp:positionV relativeFrom="paragraph">
              <wp:posOffset>635</wp:posOffset>
            </wp:positionV>
            <wp:extent cx="5403215" cy="2414270"/>
            <wp:effectExtent l="0" t="0" r="0" b="0"/>
            <wp:wrapSquare wrapText="largest"/>
            <wp:docPr id="4" name="Image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1"/>
                    <pic:cNvPicPr>
                      <a:picLocks noChangeAspect="1" noChangeArrowheads="1"/>
                    </pic:cNvPicPr>
                  </pic:nvPicPr>
                  <pic:blipFill>
                    <a:blip r:embed="rId25"/>
                    <a:stretch>
                      <a:fillRect/>
                    </a:stretch>
                  </pic:blipFill>
                  <pic:spPr bwMode="auto">
                    <a:xfrm>
                      <a:off x="0" y="0"/>
                      <a:ext cx="5403215" cy="2414270"/>
                    </a:xfrm>
                    <a:prstGeom prst="rect">
                      <a:avLst/>
                    </a:prstGeom>
                  </pic:spPr>
                </pic:pic>
              </a:graphicData>
            </a:graphic>
          </wp:anchor>
        </w:drawing>
      </w:r>
      <w:r>
        <w:tab/>
      </w:r>
    </w:p>
    <w:p w:rsidR="00697FC9" w:rsidRDefault="00697FC9" w14:paraId="280047EF" w14:textId="77777777"/>
    <w:p w:rsidR="00697FC9" w:rsidRDefault="00697FC9" w14:paraId="2DD46E52" w14:textId="77777777"/>
    <w:p w:rsidR="00697FC9" w:rsidRDefault="00000000" w14:paraId="4999191A" w14:textId="77777777">
      <w:pPr>
        <w:ind w:right="130"/>
        <w:jc w:val="center"/>
        <w:rPr>
          <w:sz w:val="20"/>
          <w:szCs w:val="20"/>
        </w:rPr>
      </w:pPr>
      <w:r>
        <w:rPr>
          <w:b/>
          <w:sz w:val="20"/>
          <w:szCs w:val="20"/>
        </w:rPr>
        <w:t>Fonte</w:t>
      </w:r>
      <w:r>
        <w:rPr>
          <w:sz w:val="20"/>
          <w:szCs w:val="20"/>
        </w:rPr>
        <w:t>: elaborado pelos autores</w:t>
      </w:r>
    </w:p>
    <w:p w:rsidR="00697FC9" w:rsidRDefault="00697FC9" w14:paraId="1164E812" w14:textId="77777777">
      <w:pPr>
        <w:ind w:right="130"/>
        <w:jc w:val="center"/>
        <w:rPr>
          <w:sz w:val="20"/>
          <w:szCs w:val="20"/>
        </w:rPr>
      </w:pPr>
    </w:p>
    <w:p w:rsidR="00697FC9" w:rsidRDefault="00697FC9" w14:paraId="6727A40C" w14:textId="77777777">
      <w:pPr>
        <w:ind w:right="130"/>
        <w:jc w:val="center"/>
        <w:rPr>
          <w:sz w:val="20"/>
          <w:szCs w:val="20"/>
        </w:rPr>
      </w:pPr>
    </w:p>
    <w:p w:rsidR="00697FC9" w:rsidRDefault="00000000" w14:paraId="76CD5253" w14:textId="77777777" w14:noSpellErr="1">
      <w:pPr>
        <w:ind w:firstLine="720"/>
        <w:jc w:val="both"/>
      </w:pPr>
      <w:r w:rsidR="30FEA9A6">
        <w:rPr/>
        <w:t>Na figura 5, pode-se observar a Tela Inicial: a tela oferece aos usuários a oportunidade de explorar de maneira abrangente a lista de mestres disponíveis para fornecer aulas. Ao utilizar essa ferramenta, os usuários podem não apenas visualizar, mas também encontrar educadores qualificados e prontos para compartilhar seus conhecimentos em uma variedade de disciplinas. A interface intuitiva facilita a navegação e a seleção de mestres com base em critérios específicos, proporcionando uma experiência mais personalizada e eficiente na busca por profissionais capacitados para orientar e enriquecer o processo de aprendizado.</w:t>
      </w:r>
    </w:p>
    <w:p w:rsidR="30FEA9A6" w:rsidP="30FEA9A6" w:rsidRDefault="30FEA9A6" w14:paraId="78CB209E" w14:textId="13C83BF5">
      <w:pPr>
        <w:pStyle w:val="Normal"/>
        <w:ind w:firstLine="720"/>
        <w:jc w:val="both"/>
      </w:pPr>
    </w:p>
    <w:p w:rsidR="30FEA9A6" w:rsidP="30FEA9A6" w:rsidRDefault="30FEA9A6" w14:paraId="41379A65" w14:textId="3465DCE9">
      <w:pPr>
        <w:pStyle w:val="Normal"/>
        <w:ind w:firstLine="720"/>
        <w:jc w:val="both"/>
      </w:pPr>
    </w:p>
    <w:p w:rsidR="30FEA9A6" w:rsidP="30FEA9A6" w:rsidRDefault="30FEA9A6" w14:paraId="7E66C62A" w14:textId="326A06DA">
      <w:pPr>
        <w:pStyle w:val="Normal"/>
        <w:ind w:right="0"/>
        <w:jc w:val="center"/>
      </w:pPr>
      <w:r w:rsidRPr="30FEA9A6" w:rsidR="30FEA9A6">
        <w:rPr>
          <w:b w:val="1"/>
          <w:bCs w:val="1"/>
          <w:color w:val="000000" w:themeColor="text1" w:themeTint="FF" w:themeShade="FF"/>
          <w:sz w:val="20"/>
          <w:szCs w:val="20"/>
        </w:rPr>
        <w:t xml:space="preserve">Figura 4 - </w:t>
      </w:r>
      <w:r w:rsidR="30FEA9A6">
        <w:rPr/>
        <w:t>Tela Minhas Temáticas</w:t>
      </w:r>
    </w:p>
    <w:p w:rsidR="00697FC9" w:rsidRDefault="00697FC9" w14:paraId="3DDC1E8F" w14:textId="77777777"/>
    <w:p w:rsidR="00697FC9" w:rsidRDefault="00000000" w14:paraId="408D16B6" w14:textId="77777777" w14:noSpellErr="1">
      <w:pPr>
        <w:rPr>
          <w:del w:author="Aldo Barduco Neto" w:date="2023-12-07T02:22:22.407Z" w:id="1033291792"/>
        </w:rPr>
      </w:pPr>
      <w:r>
        <w:rPr>
          <w:noProof/>
        </w:rPr>
        <w:drawing>
          <wp:anchor distT="0" distB="0" distL="0" distR="0" simplePos="0" relativeHeight="6" behindDoc="0" locked="0" layoutInCell="0" allowOverlap="1" wp14:anchorId="7F9D58AC" wp14:editId="525FC8B0">
            <wp:simplePos x="0" y="0"/>
            <wp:positionH relativeFrom="column">
              <wp:align>center</wp:align>
            </wp:positionH>
            <wp:positionV relativeFrom="paragraph">
              <wp:posOffset>635</wp:posOffset>
            </wp:positionV>
            <wp:extent cx="5761355" cy="2574925"/>
            <wp:effectExtent l="0" t="0" r="0" b="0"/>
            <wp:wrapSquare wrapText="largest"/>
            <wp:docPr id="5" name="Image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2"/>
                    <pic:cNvPicPr>
                      <a:picLocks noChangeAspect="1" noChangeArrowheads="1"/>
                    </pic:cNvPicPr>
                  </pic:nvPicPr>
                  <pic:blipFill>
                    <a:blip r:embed="rId26"/>
                    <a:stretch>
                      <a:fillRect/>
                    </a:stretch>
                  </pic:blipFill>
                  <pic:spPr bwMode="auto">
                    <a:xfrm>
                      <a:off x="0" y="0"/>
                      <a:ext cx="5761355" cy="2574925"/>
                    </a:xfrm>
                    <a:prstGeom prst="rect">
                      <a:avLst/>
                    </a:prstGeom>
                  </pic:spPr>
                </pic:pic>
              </a:graphicData>
            </a:graphic>
          </wp:anchor>
        </w:drawing>
      </w:r>
    </w:p>
    <w:p w:rsidR="00697FC9" w:rsidRDefault="00697FC9" w14:paraId="7FAD17E2" w14:textId="77777777"/>
    <w:p w:rsidR="00697FC9" w:rsidRDefault="00000000" w14:paraId="2E7A3C27" w14:textId="77777777">
      <w:pPr>
        <w:jc w:val="center"/>
        <w:rPr>
          <w:sz w:val="20"/>
          <w:szCs w:val="20"/>
        </w:rPr>
      </w:pPr>
      <w:r>
        <w:tab/>
      </w:r>
      <w:r>
        <w:rPr>
          <w:b/>
          <w:sz w:val="20"/>
          <w:szCs w:val="20"/>
        </w:rPr>
        <w:t>Fonte</w:t>
      </w:r>
      <w:r>
        <w:rPr>
          <w:sz w:val="20"/>
          <w:szCs w:val="20"/>
        </w:rPr>
        <w:t>: elaborado pelos autores</w:t>
      </w:r>
    </w:p>
    <w:p w:rsidR="00697FC9" w:rsidRDefault="00697FC9" w14:paraId="2262722C" w14:textId="77777777">
      <w:pPr>
        <w:jc w:val="center"/>
        <w:rPr>
          <w:sz w:val="20"/>
          <w:szCs w:val="20"/>
        </w:rPr>
      </w:pPr>
    </w:p>
    <w:p w:rsidR="00697FC9" w:rsidRDefault="00697FC9" w14:paraId="35C2B8D5" w14:textId="77777777" w14:noSpellErr="1">
      <w:pPr>
        <w:jc w:val="center"/>
        <w:rPr>
          <w:del w:author="Aldo Barduco Neto" w:date="2023-12-07T02:05:37.384Z" w:id="231292171"/>
          <w:sz w:val="20"/>
          <w:szCs w:val="20"/>
        </w:rPr>
      </w:pPr>
    </w:p>
    <w:p w:rsidR="00697FC9" w:rsidRDefault="00697FC9" w14:paraId="0A399BB9" w14:textId="77777777" w14:noSpellErr="1">
      <w:pPr>
        <w:rPr>
          <w:del w:author="Aldo Barduco Neto" w:date="2023-12-07T02:05:36.792Z" w:id="1853340841"/>
        </w:rPr>
      </w:pPr>
    </w:p>
    <w:p w:rsidR="00697FC9" w:rsidRDefault="00697FC9" w14:paraId="5F17C19A" w14:textId="77777777"/>
    <w:p w:rsidR="00697FC9" w:rsidRDefault="00697FC9" w14:paraId="2D6B1008" w14:textId="77777777"/>
    <w:p w:rsidR="00697FC9" w:rsidRDefault="00697FC9" w14:paraId="7F52C9A3" w14:textId="77777777"/>
    <w:p w:rsidR="00697FC9" w:rsidRDefault="00697FC9" w14:paraId="260E5E0A" w14:textId="77777777"/>
    <w:p w:rsidR="00697FC9" w:rsidRDefault="00000000" w14:paraId="103A67CC" w14:textId="77777777">
      <w:pPr>
        <w:ind w:firstLine="720"/>
        <w:jc w:val="both"/>
      </w:pPr>
      <w:r>
        <w:t>Na figura 6, pode-se observar a Tela de Cadastro, onde a página permite que os usuários criem uma conta no site, fornecendo suas informações pessoais, como nome, endereço de e-mail e senha.</w:t>
      </w:r>
    </w:p>
    <w:p w:rsidR="00697FC9" w:rsidRDefault="00697FC9" w14:paraId="2BACBF7F" w14:textId="77777777"/>
    <w:p w:rsidR="00697FC9" w:rsidRDefault="00697FC9" w14:paraId="1D3B426E" w14:textId="45D3774D"/>
    <w:p w:rsidR="30FEA9A6" w:rsidP="30FEA9A6" w:rsidRDefault="30FEA9A6" w14:paraId="2B353995" w14:textId="388CB3F4">
      <w:pPr>
        <w:pStyle w:val="Normal"/>
        <w:ind w:right="0"/>
        <w:jc w:val="center"/>
      </w:pPr>
      <w:r w:rsidRPr="30FEA9A6" w:rsidR="30FEA9A6">
        <w:rPr>
          <w:b w:val="1"/>
          <w:bCs w:val="1"/>
          <w:color w:val="000000" w:themeColor="text1" w:themeTint="FF" w:themeShade="FF"/>
          <w:sz w:val="20"/>
          <w:szCs w:val="20"/>
        </w:rPr>
        <w:t xml:space="preserve">Figura 4 - </w:t>
      </w:r>
      <w:r w:rsidR="30FEA9A6">
        <w:rPr/>
        <w:t>Tela Minhas Temáticas</w:t>
      </w:r>
    </w:p>
    <w:p w:rsidR="00697FC9" w:rsidRDefault="00697FC9" w14:paraId="057040E5" w14:textId="77777777"/>
    <w:p w:rsidR="00697FC9" w:rsidRDefault="00000000" w14:paraId="3E7636E1" w14:textId="77777777">
      <w:r>
        <w:rPr>
          <w:noProof/>
        </w:rPr>
        <w:drawing>
          <wp:anchor distT="0" distB="0" distL="0" distR="0" simplePos="0" relativeHeight="7" behindDoc="0" locked="0" layoutInCell="0" allowOverlap="1" wp14:anchorId="3FA2F675" wp14:editId="69D5BD45">
            <wp:simplePos x="0" y="0"/>
            <wp:positionH relativeFrom="column">
              <wp:align>center</wp:align>
            </wp:positionH>
            <wp:positionV relativeFrom="paragraph">
              <wp:posOffset>635</wp:posOffset>
            </wp:positionV>
            <wp:extent cx="5539740" cy="2475230"/>
            <wp:effectExtent l="0" t="0" r="0" b="0"/>
            <wp:wrapSquare wrapText="largest"/>
            <wp:docPr id="6" name="Image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3"/>
                    <pic:cNvPicPr>
                      <a:picLocks noChangeAspect="1" noChangeArrowheads="1"/>
                    </pic:cNvPicPr>
                  </pic:nvPicPr>
                  <pic:blipFill>
                    <a:blip r:embed="rId27"/>
                    <a:stretch>
                      <a:fillRect/>
                    </a:stretch>
                  </pic:blipFill>
                  <pic:spPr bwMode="auto">
                    <a:xfrm>
                      <a:off x="0" y="0"/>
                      <a:ext cx="5539740" cy="2475230"/>
                    </a:xfrm>
                    <a:prstGeom prst="rect">
                      <a:avLst/>
                    </a:prstGeom>
                  </pic:spPr>
                </pic:pic>
              </a:graphicData>
            </a:graphic>
          </wp:anchor>
        </w:drawing>
      </w:r>
    </w:p>
    <w:p w:rsidR="00697FC9" w:rsidRDefault="00697FC9" w14:paraId="58243D96" w14:textId="77777777"/>
    <w:p w:rsidR="00697FC9" w:rsidRDefault="00000000" w14:paraId="015B9A42" w14:textId="77777777">
      <w:pPr>
        <w:jc w:val="center"/>
        <w:rPr>
          <w:sz w:val="20"/>
          <w:szCs w:val="20"/>
        </w:rPr>
      </w:pPr>
      <w:r>
        <w:tab/>
      </w:r>
      <w:r>
        <w:rPr>
          <w:b/>
          <w:sz w:val="20"/>
          <w:szCs w:val="20"/>
        </w:rPr>
        <w:t>Fonte</w:t>
      </w:r>
      <w:r>
        <w:rPr>
          <w:sz w:val="20"/>
          <w:szCs w:val="20"/>
        </w:rPr>
        <w:t>: elaborado pelos autores</w:t>
      </w:r>
    </w:p>
    <w:p w:rsidR="00697FC9" w:rsidRDefault="00697FC9" w14:paraId="323985A2" w14:textId="77777777" w14:noSpellErr="1">
      <w:pPr>
        <w:jc w:val="center"/>
        <w:rPr>
          <w:del w:author="Aldo Barduco Neto" w:date="2023-12-07T02:05:28.43Z" w:id="1122171173"/>
          <w:sz w:val="20"/>
          <w:szCs w:val="20"/>
        </w:rPr>
      </w:pPr>
    </w:p>
    <w:p w:rsidR="00697FC9" w:rsidRDefault="00697FC9" w14:paraId="63C85F68" w14:textId="77777777" w14:noSpellErr="1">
      <w:pPr>
        <w:jc w:val="center"/>
        <w:rPr>
          <w:del w:author="Aldo Barduco Neto" w:date="2023-12-07T02:05:28.099Z" w:id="810723761"/>
          <w:sz w:val="20"/>
          <w:szCs w:val="20"/>
        </w:rPr>
      </w:pPr>
    </w:p>
    <w:p w:rsidR="00697FC9" w:rsidRDefault="00697FC9" w14:paraId="19011008" w14:textId="77777777">
      <w:pPr>
        <w:jc w:val="center"/>
        <w:rPr>
          <w:sz w:val="20"/>
          <w:szCs w:val="20"/>
        </w:rPr>
      </w:pPr>
    </w:p>
    <w:p w:rsidR="00697FC9" w:rsidRDefault="00697FC9" w14:paraId="58D0CCA2" w14:textId="77777777">
      <w:pPr>
        <w:jc w:val="both"/>
        <w:rPr>
          <w:sz w:val="20"/>
          <w:szCs w:val="20"/>
        </w:rPr>
      </w:pPr>
    </w:p>
    <w:p w:rsidR="00697FC9" w:rsidRDefault="00000000" w14:paraId="5D4758DD" w14:textId="77777777" w14:noSpellErr="1">
      <w:pPr>
        <w:ind w:firstLine="720"/>
        <w:jc w:val="both"/>
        <w:rPr>
          <w:del w:author="Aldo Barduco Neto" w:date="2023-12-07T02:05:18.604Z" w:id="1545227618"/>
          <w:sz w:val="20"/>
          <w:szCs w:val="20"/>
        </w:rPr>
      </w:pPr>
      <w:r w:rsidR="30FEA9A6">
        <w:rPr/>
        <w:t>Na figura 7, a tela de Login, onde a página permite que os usuários acessem suas contas no site, fornecendo suas informações de login, como endereço de e-mail e senha.</w:t>
      </w:r>
    </w:p>
    <w:p w:rsidR="00697FC9" w:rsidRDefault="00697FC9" w14:paraId="1528F359" w14:textId="77777777"/>
    <w:p w:rsidR="00697FC9" w:rsidRDefault="00697FC9" w14:paraId="5F0C67BC" w14:textId="77777777"/>
    <w:p w:rsidR="00697FC9" w:rsidRDefault="00697FC9" w14:paraId="79F47F4B" w14:textId="77777777" w14:noSpellErr="1"/>
    <w:p w:rsidR="30FEA9A6" w:rsidP="30FEA9A6" w:rsidRDefault="30FEA9A6" w14:paraId="4DC3802C" w14:textId="19C0AEF1">
      <w:pPr>
        <w:pStyle w:val="Normal"/>
      </w:pPr>
    </w:p>
    <w:p w:rsidR="30FEA9A6" w:rsidP="30FEA9A6" w:rsidRDefault="30FEA9A6" w14:paraId="61A14801" w14:textId="71B543C4">
      <w:pPr>
        <w:pStyle w:val="Normal"/>
      </w:pPr>
    </w:p>
    <w:p w:rsidR="30FEA9A6" w:rsidP="30FEA9A6" w:rsidRDefault="30FEA9A6" w14:paraId="6620B835" w14:textId="7C37FAA3">
      <w:pPr>
        <w:pStyle w:val="Normal"/>
      </w:pPr>
    </w:p>
    <w:p w:rsidR="30FEA9A6" w:rsidP="30FEA9A6" w:rsidRDefault="30FEA9A6" w14:paraId="56E7A7A2" w14:textId="7E35208D">
      <w:pPr>
        <w:pStyle w:val="Normal"/>
      </w:pPr>
    </w:p>
    <w:p w:rsidR="30FEA9A6" w:rsidP="30FEA9A6" w:rsidRDefault="30FEA9A6" w14:paraId="0712D124" w14:textId="1527A34F">
      <w:pPr>
        <w:pStyle w:val="Normal"/>
      </w:pPr>
    </w:p>
    <w:p w:rsidR="30FEA9A6" w:rsidP="30FEA9A6" w:rsidRDefault="30FEA9A6" w14:paraId="69E72862" w14:textId="67C2E22F">
      <w:pPr>
        <w:pStyle w:val="Normal"/>
      </w:pPr>
    </w:p>
    <w:p w:rsidR="30FEA9A6" w:rsidP="30FEA9A6" w:rsidRDefault="30FEA9A6" w14:paraId="3835F864" w14:textId="3D3AE27C">
      <w:pPr>
        <w:pStyle w:val="Normal"/>
      </w:pPr>
    </w:p>
    <w:p w:rsidR="30FEA9A6" w:rsidP="30FEA9A6" w:rsidRDefault="30FEA9A6" w14:paraId="61DF87B8" w14:textId="55C1E460">
      <w:pPr>
        <w:pStyle w:val="Normal"/>
      </w:pPr>
    </w:p>
    <w:p w:rsidR="30FEA9A6" w:rsidP="30FEA9A6" w:rsidRDefault="30FEA9A6" w14:paraId="1B43DDC5" w14:textId="45049772">
      <w:pPr>
        <w:pStyle w:val="Normal"/>
      </w:pPr>
    </w:p>
    <w:p w:rsidR="30FEA9A6" w:rsidP="30FEA9A6" w:rsidRDefault="30FEA9A6" w14:paraId="60A64CA8" w14:textId="165BE16C">
      <w:pPr>
        <w:pStyle w:val="Normal"/>
      </w:pPr>
    </w:p>
    <w:p w:rsidR="30FEA9A6" w:rsidP="30FEA9A6" w:rsidRDefault="30FEA9A6" w14:paraId="15A25B8D" w14:textId="79B72557">
      <w:pPr>
        <w:pStyle w:val="Normal"/>
      </w:pPr>
    </w:p>
    <w:p w:rsidR="30FEA9A6" w:rsidP="30FEA9A6" w:rsidRDefault="30FEA9A6" w14:paraId="74920A56" w14:textId="7A186648">
      <w:pPr>
        <w:pStyle w:val="Normal"/>
      </w:pPr>
    </w:p>
    <w:p w:rsidR="30FEA9A6" w:rsidP="30FEA9A6" w:rsidRDefault="30FEA9A6" w14:paraId="00BA03E2" w14:textId="4380833F">
      <w:pPr>
        <w:pStyle w:val="Normal"/>
      </w:pPr>
    </w:p>
    <w:p w:rsidR="30FEA9A6" w:rsidP="30FEA9A6" w:rsidRDefault="30FEA9A6" w14:paraId="7DE97936" w14:textId="56A80423">
      <w:pPr>
        <w:pStyle w:val="Normal"/>
      </w:pPr>
    </w:p>
    <w:p w:rsidR="30FEA9A6" w:rsidP="30FEA9A6" w:rsidRDefault="30FEA9A6" w14:paraId="45CBADC1" w14:textId="39152E84">
      <w:pPr>
        <w:pStyle w:val="Normal"/>
        <w:ind w:right="0"/>
        <w:jc w:val="center"/>
      </w:pPr>
      <w:r w:rsidRPr="30FEA9A6" w:rsidR="30FEA9A6">
        <w:rPr>
          <w:b w:val="1"/>
          <w:bCs w:val="1"/>
          <w:color w:val="000000" w:themeColor="text1" w:themeTint="FF" w:themeShade="FF"/>
          <w:sz w:val="20"/>
          <w:szCs w:val="20"/>
        </w:rPr>
        <w:t xml:space="preserve">Figura 4 - </w:t>
      </w:r>
      <w:r w:rsidR="30FEA9A6">
        <w:rPr/>
        <w:t>Tela Minhas Temáticas</w:t>
      </w:r>
    </w:p>
    <w:p w:rsidR="30FEA9A6" w:rsidP="30FEA9A6" w:rsidRDefault="30FEA9A6" w14:paraId="5B3621B4" w14:textId="36E2BB40">
      <w:pPr>
        <w:pStyle w:val="Normal"/>
      </w:pPr>
    </w:p>
    <w:p w:rsidR="00697FC9" w:rsidRDefault="00000000" w14:paraId="33C464F2" w14:textId="77777777">
      <w:r>
        <w:rPr>
          <w:noProof/>
        </w:rPr>
        <w:drawing>
          <wp:anchor distT="0" distB="0" distL="0" distR="0" simplePos="0" relativeHeight="8" behindDoc="0" locked="0" layoutInCell="0" allowOverlap="1" wp14:anchorId="47CAE6F1" wp14:editId="4E0A9473">
            <wp:simplePos x="0" y="0"/>
            <wp:positionH relativeFrom="column">
              <wp:align>center</wp:align>
            </wp:positionH>
            <wp:positionV relativeFrom="paragraph">
              <wp:posOffset>635</wp:posOffset>
            </wp:positionV>
            <wp:extent cx="5761355" cy="2574925"/>
            <wp:effectExtent l="0" t="0" r="0" b="0"/>
            <wp:wrapSquare wrapText="largest"/>
            <wp:docPr id="7" name="Image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4"/>
                    <pic:cNvPicPr>
                      <a:picLocks noChangeAspect="1" noChangeArrowheads="1"/>
                    </pic:cNvPicPr>
                  </pic:nvPicPr>
                  <pic:blipFill>
                    <a:blip r:embed="rId28"/>
                    <a:stretch>
                      <a:fillRect/>
                    </a:stretch>
                  </pic:blipFill>
                  <pic:spPr bwMode="auto">
                    <a:xfrm>
                      <a:off x="0" y="0"/>
                      <a:ext cx="5761355" cy="2574925"/>
                    </a:xfrm>
                    <a:prstGeom prst="rect">
                      <a:avLst/>
                    </a:prstGeom>
                  </pic:spPr>
                </pic:pic>
              </a:graphicData>
            </a:graphic>
          </wp:anchor>
        </w:drawing>
      </w:r>
    </w:p>
    <w:p w:rsidR="00697FC9" w:rsidRDefault="00697FC9" w14:paraId="106165C5" w14:textId="77777777">
      <w:pPr>
        <w:jc w:val="center"/>
        <w:rPr>
          <w:b/>
          <w:sz w:val="20"/>
          <w:szCs w:val="20"/>
        </w:rPr>
      </w:pPr>
    </w:p>
    <w:p w:rsidR="00697FC9" w:rsidRDefault="00000000" w14:paraId="0389DF7B" w14:textId="77777777">
      <w:pPr>
        <w:jc w:val="center"/>
        <w:rPr>
          <w:sz w:val="20"/>
          <w:szCs w:val="20"/>
        </w:rPr>
      </w:pPr>
      <w:r>
        <w:rPr>
          <w:b/>
          <w:sz w:val="20"/>
          <w:szCs w:val="20"/>
        </w:rPr>
        <w:t>Fonte</w:t>
      </w:r>
      <w:r>
        <w:rPr>
          <w:sz w:val="20"/>
          <w:szCs w:val="20"/>
        </w:rPr>
        <w:t>: elaborado pelos autores</w:t>
      </w:r>
    </w:p>
    <w:p w:rsidR="00697FC9" w:rsidRDefault="00697FC9" w14:paraId="5B4F2BE7" w14:textId="77777777" w14:noSpellErr="1">
      <w:pPr>
        <w:jc w:val="center"/>
        <w:rPr>
          <w:del w:author="Aldo Barduco Neto" w:date="2023-12-07T02:05:13.999Z" w:id="2025456887"/>
        </w:rPr>
      </w:pPr>
    </w:p>
    <w:p w:rsidR="00697FC9" w:rsidP="30FEA9A6" w:rsidRDefault="00000000" w14:paraId="07541BEE" w14:textId="77777777" w14:noSpellErr="1">
      <w:pPr>
        <w:ind w:firstLine="0"/>
      </w:pPr>
    </w:p>
    <w:p w:rsidR="00697FC9" w:rsidRDefault="00697FC9" w14:paraId="40C0393A" w14:textId="77777777"/>
    <w:p w:rsidR="00697FC9" w:rsidRDefault="00000000" w14:paraId="29602FA7" w14:textId="77777777">
      <w:pPr>
        <w:pStyle w:val="Ttulo1"/>
      </w:pPr>
      <w:bookmarkStart w:name="_u0evp7gc2rbx" w:id="39"/>
      <w:bookmarkEnd w:id="39"/>
      <w:r>
        <w:t xml:space="preserve">4. Considerações Finais </w:t>
      </w:r>
    </w:p>
    <w:p w:rsidR="00697FC9" w:rsidRDefault="00697FC9" w14:paraId="6A10DB61" w14:textId="77777777">
      <w:pPr>
        <w:jc w:val="both"/>
        <w:rPr>
          <w:color w:val="366091"/>
        </w:rPr>
      </w:pPr>
    </w:p>
    <w:p w:rsidR="00697FC9" w:rsidRDefault="00697FC9" w14:paraId="23BCFD8B" w14:textId="77777777">
      <w:pPr>
        <w:jc w:val="both"/>
        <w:rPr>
          <w:color w:val="366091"/>
        </w:rPr>
      </w:pPr>
    </w:p>
    <w:p w:rsidR="00697FC9" w:rsidRDefault="00000000" w14:paraId="24578727" w14:textId="77777777">
      <w:pPr>
        <w:spacing w:before="6"/>
        <w:ind w:firstLine="720"/>
        <w:jc w:val="both"/>
      </w:pPr>
      <w:commentRangeStart w:id="40"/>
      <w:r>
        <w:t xml:space="preserve">O presente trabalho tem como sua maior virtude os conceitos e princípios aplicados da metodologia ágil, onde foi utilizada como forma facilitar o seu desenvolvimento e conseguir sua melhor performance em pouco tempo. </w:t>
      </w:r>
    </w:p>
    <w:p w:rsidR="00697FC9" w:rsidRDefault="00000000" w14:paraId="4CE8ABD9" w14:textId="77777777">
      <w:pPr>
        <w:spacing w:before="6"/>
        <w:ind w:firstLine="720"/>
        <w:jc w:val="both"/>
      </w:pPr>
      <w:r>
        <w:t xml:space="preserve">Com o intuito do aperfeiçoamento no que se diz respeito a uma plataforma de divulgação de professores na internet, novas funcionalidades estarão previstas para o futuro do projeto, incluindo uma maior interação entre ambos os públicos dentro da plataforma, para que negociações sobre os serviços propostos sejam estabelecidos dentro do </w:t>
      </w:r>
      <w:proofErr w:type="spellStart"/>
      <w:r>
        <w:t>Inveni</w:t>
      </w:r>
      <w:proofErr w:type="spellEnd"/>
      <w:r>
        <w:t>, assim abrindo possibilidades para maiores formas de monetização e implementações futuras, fruto do maior contato entre o professor e o seu eventual aluno.</w:t>
      </w:r>
      <w:commentRangeEnd w:id="40"/>
      <w:r w:rsidR="00163C1A">
        <w:rPr>
          <w:rStyle w:val="Refdecomentrio"/>
        </w:rPr>
        <w:commentReference w:id="40"/>
      </w:r>
    </w:p>
    <w:p w:rsidR="00697FC9" w:rsidRDefault="00000000" w14:paraId="15158504" w14:textId="77777777">
      <w:pPr>
        <w:jc w:val="both"/>
        <w:rPr>
          <w:color w:val="000000" w:themeColor="text1"/>
        </w:rPr>
      </w:pPr>
      <w:r>
        <w:rPr>
          <w:color w:val="000000" w:themeColor="text1"/>
        </w:rPr>
        <w:t xml:space="preserve"> </w:t>
      </w:r>
    </w:p>
    <w:p w:rsidR="00697FC9" w:rsidRDefault="00697FC9" w14:paraId="759CB47B" w14:textId="77777777">
      <w:pPr>
        <w:jc w:val="both"/>
        <w:sectPr w:rsidR="00697FC9">
          <w:headerReference w:type="default" r:id="rId29"/>
          <w:footerReference w:type="default" r:id="rId30"/>
          <w:headerReference w:type="first" r:id="rId31"/>
          <w:footerReference w:type="first" r:id="rId32"/>
          <w:pgSz w:w="11906" w:h="16838" w:orient="portrait"/>
          <w:pgMar w:top="1700" w:right="1133" w:bottom="1133" w:left="1700" w:header="850" w:footer="0" w:gutter="0"/>
          <w:cols w:space="720"/>
          <w:formProt w:val="0"/>
          <w:titlePg/>
          <w:docGrid w:linePitch="100" w:charSpace="4096"/>
        </w:sectPr>
      </w:pPr>
    </w:p>
    <w:p w:rsidR="00697FC9" w:rsidRDefault="00000000" w14:paraId="17C4BE35" w14:textId="77777777">
      <w:pPr>
        <w:pStyle w:val="Ttulo1"/>
      </w:pPr>
      <w:bookmarkStart w:name="_2bn6wsx" w:id="41"/>
      <w:bookmarkEnd w:id="41"/>
      <w:r>
        <w:t>REFERÊNCIAS</w:t>
      </w:r>
    </w:p>
    <w:p w:rsidR="00697FC9" w:rsidRDefault="00697FC9" w14:paraId="71C1C3E7" w14:textId="77777777"/>
    <w:p w:rsidR="00697FC9" w:rsidRDefault="00000000" w14:paraId="31856E27" w14:textId="77777777">
      <w:pPr>
        <w:jc w:val="both"/>
        <w:rPr>
          <w:color w:val="1F1F1F"/>
          <w:highlight w:val="white"/>
        </w:rPr>
      </w:pPr>
      <w:r>
        <w:rPr>
          <w:color w:val="1F1F1F"/>
          <w:highlight w:val="white"/>
        </w:rPr>
        <w:t xml:space="preserve">GOWDAK, Iasmin. Crise econômica: aumento de autônomos acompanha precarização do trabalho. </w:t>
      </w:r>
      <w:r>
        <w:rPr>
          <w:b/>
          <w:color w:val="1F1F1F"/>
          <w:highlight w:val="white"/>
        </w:rPr>
        <w:t>Periódico UEPG</w:t>
      </w:r>
      <w:r>
        <w:rPr>
          <w:color w:val="1F1F1F"/>
          <w:highlight w:val="white"/>
        </w:rPr>
        <w:t>, Ponta Grossa, 05 jul. 2022. Disponível em: &lt;https://periodico.sites.uepg.br/index.php/todas-as-noticias/241-desemprego&gt;. Acesso em: 17 jul. 2023.</w:t>
      </w:r>
    </w:p>
    <w:p w:rsidR="00697FC9" w:rsidRDefault="00697FC9" w14:paraId="66DFA41C" w14:textId="77777777">
      <w:pPr>
        <w:jc w:val="both"/>
      </w:pPr>
    </w:p>
    <w:p w:rsidR="00697FC9" w:rsidRDefault="00000000" w14:paraId="2CA7AD20" w14:textId="77777777">
      <w:pPr>
        <w:jc w:val="both"/>
      </w:pPr>
      <w:r>
        <w:t xml:space="preserve">GUEDES, G. T. A. </w:t>
      </w:r>
      <w:r>
        <w:rPr>
          <w:b/>
        </w:rPr>
        <w:t>UML 2: uma abordagem prática</w:t>
      </w:r>
      <w:r>
        <w:t xml:space="preserve">.1 ed. São Paulo: </w:t>
      </w:r>
      <w:proofErr w:type="spellStart"/>
      <w:r>
        <w:t>Novatec</w:t>
      </w:r>
      <w:proofErr w:type="spellEnd"/>
      <w:r>
        <w:t xml:space="preserve"> Editora, 2009.</w:t>
      </w:r>
    </w:p>
    <w:p w:rsidR="00697FC9" w:rsidRDefault="00697FC9" w14:paraId="37A96E21" w14:textId="77777777">
      <w:pPr>
        <w:jc w:val="both"/>
      </w:pPr>
    </w:p>
    <w:p w:rsidR="00697FC9" w:rsidRDefault="00000000" w14:paraId="79F2C918" w14:textId="77777777">
      <w:pPr>
        <w:jc w:val="both"/>
      </w:pPr>
      <w:r>
        <w:t xml:space="preserve">HEUSER, C. A. </w:t>
      </w:r>
      <w:r>
        <w:rPr>
          <w:b/>
        </w:rPr>
        <w:t>Projeto de Banco de Dados</w:t>
      </w:r>
      <w:r>
        <w:t>. 4 ed. Instituto Tecnológico da UFRGS, 1998.</w:t>
      </w:r>
    </w:p>
    <w:p w:rsidR="00697FC9" w:rsidRDefault="00697FC9" w14:paraId="72198724" w14:textId="77777777">
      <w:pPr>
        <w:jc w:val="both"/>
      </w:pPr>
    </w:p>
    <w:p w:rsidR="00697FC9" w:rsidRDefault="00000000" w14:paraId="58625FCC" w14:textId="77777777">
      <w:pPr>
        <w:jc w:val="both"/>
      </w:pPr>
      <w:r>
        <w:t xml:space="preserve">PRESSMAN, R. S. </w:t>
      </w:r>
      <w:r>
        <w:rPr>
          <w:b/>
        </w:rPr>
        <w:t>Engenharia de Software</w:t>
      </w:r>
      <w:r>
        <w:t xml:space="preserve">. 6 ed. São Paulo: </w:t>
      </w:r>
      <w:proofErr w:type="spellStart"/>
      <w:r>
        <w:t>McGrawHill</w:t>
      </w:r>
      <w:proofErr w:type="spellEnd"/>
      <w:r>
        <w:t>, 2006.</w:t>
      </w:r>
    </w:p>
    <w:p w:rsidR="00697FC9" w:rsidRDefault="00697FC9" w14:paraId="5101E85B" w14:textId="77777777">
      <w:pPr>
        <w:jc w:val="both"/>
      </w:pPr>
    </w:p>
    <w:p w:rsidR="00697FC9" w:rsidRDefault="00000000" w14:paraId="513BBD54" w14:textId="77777777">
      <w:pPr>
        <w:jc w:val="both"/>
      </w:pPr>
      <w:r>
        <w:t xml:space="preserve">SOMMERVILLE, I. </w:t>
      </w:r>
      <w:r>
        <w:rPr>
          <w:b/>
        </w:rPr>
        <w:t>Engenharia de Software</w:t>
      </w:r>
      <w:r>
        <w:t xml:space="preserve">. 10 ed. São Paulo: Pearson </w:t>
      </w:r>
      <w:proofErr w:type="spellStart"/>
      <w:r>
        <w:t>Education</w:t>
      </w:r>
      <w:proofErr w:type="spellEnd"/>
      <w:r>
        <w:t xml:space="preserve"> do Brasil, 2018.</w:t>
      </w:r>
    </w:p>
    <w:p w:rsidR="00697FC9" w:rsidRDefault="00697FC9" w14:paraId="7BDB2A49" w14:textId="77777777">
      <w:pPr>
        <w:spacing w:after="360"/>
        <w:ind w:right="130"/>
        <w:jc w:val="both"/>
      </w:pPr>
    </w:p>
    <w:sectPr w:rsidR="00697FC9">
      <w:headerReference w:type="default" r:id="rId33"/>
      <w:footerReference w:type="default" r:id="rId34"/>
      <w:headerReference w:type="first" r:id="rId35"/>
      <w:footerReference w:type="first" r:id="rId36"/>
      <w:pgSz w:w="11906" w:h="16838" w:orient="portrait"/>
      <w:pgMar w:top="1700" w:right="1133" w:bottom="1133" w:left="1700" w:header="850" w:footer="0" w:gutter="0"/>
      <w:cols w:space="720"/>
      <w:formProt w:val="0"/>
      <w:titlePg/>
      <w:docGrid w:linePitch="100" w:charSpace="4096"/>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nitials="BS" w:author="BRUNO DONIZETI DA SILVA" w:date="2023-12-06T21:42:00Z" w:id="22">
    <w:p w:rsidR="00163C1A" w:rsidP="00A37235" w:rsidRDefault="00163C1A" w14:paraId="50EA7C80" w14:textId="77777777">
      <w:pPr>
        <w:pStyle w:val="Textodecomentrio"/>
      </w:pPr>
      <w:r>
        <w:rPr>
          <w:rStyle w:val="Refdecomentrio"/>
        </w:rPr>
        <w:annotationRef/>
      </w:r>
      <w:r>
        <w:t>Tirar de tópicos...</w:t>
      </w:r>
    </w:p>
  </w:comment>
  <w:comment w:initials="BS" w:author="BRUNO DONIZETI DA SILVA" w:date="2023-12-06T21:43:00Z" w:id="27">
    <w:p w:rsidR="00163C1A" w:rsidP="00C9166C" w:rsidRDefault="00163C1A" w14:paraId="1AC1E9FF" w14:textId="77777777">
      <w:pPr>
        <w:pStyle w:val="Textodecomentrio"/>
      </w:pPr>
      <w:r>
        <w:rPr>
          <w:rStyle w:val="Refdecomentrio"/>
        </w:rPr>
        <w:annotationRef/>
      </w:r>
      <w:r>
        <w:t>Muito pequeno</w:t>
      </w:r>
    </w:p>
  </w:comment>
  <w:comment w:initials="BS" w:author="BRUNO DONIZETI DA SILVA" w:date="2023-12-06T21:43:00Z" w:id="35">
    <w:p w:rsidR="00163C1A" w:rsidP="00850740" w:rsidRDefault="00163C1A" w14:paraId="0614243E" w14:textId="77777777">
      <w:pPr>
        <w:pStyle w:val="Textodecomentrio"/>
      </w:pPr>
      <w:r>
        <w:rPr>
          <w:rStyle w:val="Refdecomentrio"/>
        </w:rPr>
        <w:annotationRef/>
      </w:r>
      <w:r>
        <w:t>pequeno</w:t>
      </w:r>
    </w:p>
  </w:comment>
  <w:comment w:initials="BS" w:author="BRUNO DONIZETI DA SILVA" w:date="2023-12-06T21:44:00Z" w:id="38">
    <w:p w:rsidR="00163C1A" w:rsidP="00A65042" w:rsidRDefault="00163C1A" w14:paraId="1A17FA37" w14:textId="77777777">
      <w:pPr>
        <w:pStyle w:val="Textodecomentrio"/>
      </w:pPr>
      <w:r>
        <w:rPr>
          <w:rStyle w:val="Refdecomentrio"/>
        </w:rPr>
        <w:annotationRef/>
      </w:r>
      <w:r>
        <w:t>A partir daqui a formatação muda... Tem que deixar tudo formatado por igual seguindo as regras.... Quem fez a partir daqui não se atentou a isso e zuou o trabalho...</w:t>
      </w:r>
    </w:p>
  </w:comment>
  <w:comment w:initials="BS" w:author="BRUNO DONIZETI DA SILVA" w:date="2023-12-06T21:45:00Z" w:id="40">
    <w:p w:rsidR="00163C1A" w:rsidP="004E3749" w:rsidRDefault="00163C1A" w14:paraId="2B646B73" w14:textId="77777777">
      <w:pPr>
        <w:pStyle w:val="Textodecomentrio"/>
      </w:pPr>
      <w:r>
        <w:rPr>
          <w:rStyle w:val="Refdecomentrio"/>
        </w:rPr>
        <w:annotationRef/>
      </w:r>
      <w:r>
        <w:t>Qual a experiencia de vcs no desenvolvimento.... O que rolou? Atingiram todos os objs propostos? Implementações futuras?</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50EA7C80" w15:done="0"/>
  <w15:commentEx w15:paraId="1AC1E9FF" w15:done="0"/>
  <w15:commentEx w15:paraId="0614243E" w15:done="0"/>
  <w15:commentEx w15:paraId="1A17FA37" w15:done="0"/>
  <w15:commentEx w15:paraId="2B646B73"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cr="http://schemas.microsoft.com/office/comments/2020/reactions"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cr wp14">
  <w16cex:commentExtensible w16cex:durableId="6BC2D635" w16cex:dateUtc="2023-12-07T00:42:00Z"/>
  <w16cex:commentExtensible w16cex:durableId="41A5BE20" w16cex:dateUtc="2023-12-07T00:43:00Z"/>
  <w16cex:commentExtensible w16cex:durableId="04310334" w16cex:dateUtc="2023-12-07T00:43:00Z"/>
  <w16cex:commentExtensible w16cex:durableId="786B06CA" w16cex:dateUtc="2023-12-07T00:44:00Z"/>
  <w16cex:commentExtensible w16cex:durableId="39F2CCD2" w16cex:dateUtc="2023-12-07T00:45: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50EA7C80" w16cid:durableId="6BC2D635"/>
  <w16cid:commentId w16cid:paraId="1AC1E9FF" w16cid:durableId="41A5BE20"/>
  <w16cid:commentId w16cid:paraId="0614243E" w16cid:durableId="04310334"/>
  <w16cid:commentId w16cid:paraId="1A17FA37" w16cid:durableId="786B06CA"/>
  <w16cid:commentId w16cid:paraId="2B646B73" w16cid:durableId="39F2CCD2"/>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rsidR="00613895" w:rsidRDefault="00613895" w14:paraId="5F047964" w14:textId="77777777">
      <w:r>
        <w:separator/>
      </w:r>
    </w:p>
  </w:endnote>
  <w:endnote w:type="continuationSeparator" w:id="0">
    <w:p w:rsidR="00613895" w:rsidRDefault="00613895" w14:paraId="4644915A" w14:textId="7777777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Noto Sans Symbols">
    <w:altName w:val="Calibri"/>
    <w:charset w:val="01"/>
    <w:family w:val="swiss"/>
    <w:pitch w:val="variable"/>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Wingdings 2">
    <w:panose1 w:val="05020102010507070707"/>
    <w:charset w:val="02"/>
    <w:family w:val="roman"/>
    <w:pitch w:val="variable"/>
    <w:sig w:usb0="00000000" w:usb1="10000000" w:usb2="00000000" w:usb3="00000000" w:csb0="80000000" w:csb1="00000000"/>
  </w:font>
  <w:font w:name="OpenSymbol">
    <w:altName w:val="Arial Unicode MS"/>
    <w:charset w:val="01"/>
    <w:family w:val="auto"/>
    <w:pitch w:val="default"/>
  </w:font>
  <w:font w:name="Arial">
    <w:panose1 w:val="020B0604020202020204"/>
    <w:charset w:val="00"/>
    <w:family w:val="swiss"/>
    <w:pitch w:val="variable"/>
    <w:sig w:usb0="E0002EFF" w:usb1="C000785B" w:usb2="00000009" w:usb3="00000000" w:csb0="000001FF" w:csb1="00000000"/>
  </w:font>
  <w:font w:name="Liberation Sans">
    <w:altName w:val="Arial"/>
    <w:charset w:val="01"/>
    <w:family w:val="swiss"/>
    <w:pitch w:val="variable"/>
  </w:font>
  <w:font w:name="Noto Sans CJK SC">
    <w:panose1 w:val="00000000000000000000"/>
    <w:charset w:val="00"/>
    <w:family w:val="roman"/>
    <w:notTrueType/>
    <w:pitch w:val="default"/>
  </w:font>
  <w:font w:name="Noto Sans Devanagari">
    <w:charset w:val="00"/>
    <w:family w:val="swiss"/>
    <w:pitch w:val="variable"/>
    <w:sig w:usb0="80008023" w:usb1="00002046" w:usb2="00000000" w:usb3="00000000" w:csb0="00000001" w:csb1="00000000"/>
  </w:font>
  <w:font w:name="Georgia">
    <w:panose1 w:val="02040502050405020303"/>
    <w:charset w:val="00"/>
    <w:family w:val="roman"/>
    <w:pitch w:val="variable"/>
    <w:sig w:usb0="00000287" w:usb1="00000000" w:usb2="00000000" w:usb3="00000000" w:csb0="0000009F" w:csb1="00000000"/>
  </w:font>
  <w:font w:name="Calibri">
    <w:panose1 w:val="020F0502020204030204"/>
    <w:charset w:val="00"/>
    <w:family w:val="swiss"/>
    <w:pitch w:val="variable"/>
    <w:sig w:usb0="E4002EFF" w:usb1="C200247B" w:usb2="00000009" w:usb3="00000000" w:csb0="000001FF" w:csb1="00000000"/>
  </w:font>
  <w:font w:name="Cambria">
    <w:panose1 w:val="02040503050406030204"/>
    <w:charset w:val="00"/>
    <w:family w:val="roman"/>
    <w:pitch w:val="variable"/>
    <w:sig w:usb0="E00006FF" w:usb1="420024FF" w:usb2="02000000" w:usb3="00000000" w:csb0="0000019F" w:csb1="00000000"/>
  </w:font>
  <w:font w:name="Verdana">
    <w:panose1 w:val="020B0604030504040204"/>
    <w:charset w:val="00"/>
    <w:family w:val="swiss"/>
    <w:pitch w:val="variable"/>
    <w:sig w:usb0="A00006FF" w:usb1="4000205B" w:usb2="0000001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3A710C0B" w14:textId="77777777">
    <w:pPr>
      <w:widowControl w:val="0"/>
      <w:spacing w:line="276" w:lineRule="auto"/>
      <w:rPr>
        <w:color w:val="000000"/>
      </w:rPr>
    </w:pPr>
  </w:p>
  <w:tbl>
    <w:tblPr>
      <w:tblW w:w="9060" w:type="dxa"/>
      <w:tblLayout w:type="fixed"/>
      <w:tblLook w:val="0600" w:firstRow="0" w:lastRow="0" w:firstColumn="0" w:lastColumn="0" w:noHBand="1" w:noVBand="1"/>
    </w:tblPr>
    <w:tblGrid>
      <w:gridCol w:w="3020"/>
      <w:gridCol w:w="3020"/>
      <w:gridCol w:w="3020"/>
    </w:tblGrid>
    <w:tr w:rsidR="00697FC9" w14:paraId="480A4635" w14:textId="77777777">
      <w:tc>
        <w:tcPr>
          <w:tcW w:w="3020" w:type="dxa"/>
        </w:tcPr>
        <w:p w:rsidR="00697FC9" w:rsidRDefault="00697FC9" w14:paraId="1DE7E774" w14:textId="77777777">
          <w:pPr>
            <w:tabs>
              <w:tab w:val="center" w:pos="4252"/>
              <w:tab w:val="right" w:pos="8504"/>
            </w:tabs>
            <w:ind w:left="-115"/>
            <w:rPr>
              <w:color w:val="000000"/>
            </w:rPr>
          </w:pPr>
        </w:p>
      </w:tc>
      <w:tc>
        <w:tcPr>
          <w:tcW w:w="3020" w:type="dxa"/>
        </w:tcPr>
        <w:p w:rsidR="00697FC9" w:rsidRDefault="00697FC9" w14:paraId="64A6FE5E" w14:textId="77777777">
          <w:pPr>
            <w:tabs>
              <w:tab w:val="center" w:pos="4252"/>
              <w:tab w:val="right" w:pos="8504"/>
            </w:tabs>
            <w:jc w:val="center"/>
            <w:rPr>
              <w:color w:val="000000"/>
            </w:rPr>
          </w:pPr>
        </w:p>
      </w:tc>
      <w:tc>
        <w:tcPr>
          <w:tcW w:w="3020" w:type="dxa"/>
        </w:tcPr>
        <w:p w:rsidR="00697FC9" w:rsidRDefault="00697FC9" w14:paraId="757942F2" w14:textId="77777777">
          <w:pPr>
            <w:tabs>
              <w:tab w:val="center" w:pos="4252"/>
              <w:tab w:val="right" w:pos="8504"/>
            </w:tabs>
            <w:ind w:right="-115"/>
            <w:jc w:val="right"/>
            <w:rPr>
              <w:color w:val="000000"/>
            </w:rPr>
          </w:pPr>
        </w:p>
      </w:tc>
    </w:tr>
  </w:tbl>
  <w:p w:rsidR="00697FC9" w:rsidRDefault="00697FC9" w14:paraId="4D3448AD" w14:textId="77777777">
    <w:pPr>
      <w:tabs>
        <w:tab w:val="center" w:pos="4252"/>
        <w:tab w:val="right" w:pos="8504"/>
      </w:tabs>
      <w:rPr>
        <w:color w:val="000000"/>
      </w:rP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6A08CCC3" w14:textId="77777777">
    <w:pPr>
      <w:widowControl w:val="0"/>
      <w:spacing w:line="276" w:lineRule="auto"/>
      <w:rPr>
        <w:color w:val="000000"/>
      </w:rPr>
    </w:pPr>
  </w:p>
  <w:tbl>
    <w:tblPr>
      <w:tblW w:w="9060" w:type="dxa"/>
      <w:tblLayout w:type="fixed"/>
      <w:tblLook w:val="0600" w:firstRow="0" w:lastRow="0" w:firstColumn="0" w:lastColumn="0" w:noHBand="1" w:noVBand="1"/>
    </w:tblPr>
    <w:tblGrid>
      <w:gridCol w:w="3020"/>
      <w:gridCol w:w="3020"/>
      <w:gridCol w:w="3020"/>
    </w:tblGrid>
    <w:tr w:rsidR="00697FC9" w14:paraId="1F109740" w14:textId="77777777">
      <w:tc>
        <w:tcPr>
          <w:tcW w:w="3020" w:type="dxa"/>
        </w:tcPr>
        <w:p w:rsidR="00697FC9" w:rsidRDefault="00697FC9" w14:paraId="6EA44741" w14:textId="77777777">
          <w:pPr>
            <w:tabs>
              <w:tab w:val="center" w:pos="4252"/>
              <w:tab w:val="right" w:pos="8504"/>
            </w:tabs>
            <w:ind w:left="-115"/>
            <w:rPr>
              <w:color w:val="000000"/>
            </w:rPr>
          </w:pPr>
        </w:p>
      </w:tc>
      <w:tc>
        <w:tcPr>
          <w:tcW w:w="3020" w:type="dxa"/>
        </w:tcPr>
        <w:p w:rsidR="00697FC9" w:rsidRDefault="00697FC9" w14:paraId="2F4E7077" w14:textId="77777777">
          <w:pPr>
            <w:tabs>
              <w:tab w:val="center" w:pos="4252"/>
              <w:tab w:val="right" w:pos="8504"/>
            </w:tabs>
            <w:jc w:val="center"/>
            <w:rPr>
              <w:color w:val="000000"/>
            </w:rPr>
          </w:pPr>
        </w:p>
      </w:tc>
      <w:tc>
        <w:tcPr>
          <w:tcW w:w="3020" w:type="dxa"/>
        </w:tcPr>
        <w:p w:rsidR="00697FC9" w:rsidRDefault="00697FC9" w14:paraId="6F3D55C7" w14:textId="77777777">
          <w:pPr>
            <w:tabs>
              <w:tab w:val="center" w:pos="4252"/>
              <w:tab w:val="right" w:pos="8504"/>
            </w:tabs>
            <w:ind w:right="-115"/>
            <w:jc w:val="right"/>
            <w:rPr>
              <w:color w:val="000000"/>
            </w:rPr>
          </w:pPr>
        </w:p>
      </w:tc>
    </w:tr>
  </w:tbl>
  <w:p w:rsidR="00697FC9" w:rsidRDefault="00697FC9" w14:paraId="5A8731B7" w14:textId="77777777">
    <w:pPr>
      <w:tabs>
        <w:tab w:val="center" w:pos="4252"/>
        <w:tab w:val="right" w:pos="8504"/>
      </w:tabs>
      <w:rPr>
        <w:color w:val="000000"/>
      </w:rPr>
    </w:pP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119E8C98" w14:textId="77777777"/>
</w:ftr>
</file>

<file path=word/footer4.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5E5FFC8F" w14:textId="77777777">
    <w:pPr>
      <w:widowControl w:val="0"/>
      <w:spacing w:line="276" w:lineRule="auto"/>
      <w:rPr>
        <w:color w:val="000000"/>
      </w:rPr>
    </w:pPr>
  </w:p>
  <w:tbl>
    <w:tblPr>
      <w:tblW w:w="9060" w:type="dxa"/>
      <w:tblLayout w:type="fixed"/>
      <w:tblLook w:val="0600" w:firstRow="0" w:lastRow="0" w:firstColumn="0" w:lastColumn="0" w:noHBand="1" w:noVBand="1"/>
    </w:tblPr>
    <w:tblGrid>
      <w:gridCol w:w="3020"/>
      <w:gridCol w:w="3020"/>
      <w:gridCol w:w="3020"/>
    </w:tblGrid>
    <w:tr w:rsidR="00697FC9" w14:paraId="56C8234D" w14:textId="77777777">
      <w:tc>
        <w:tcPr>
          <w:tcW w:w="3020" w:type="dxa"/>
        </w:tcPr>
        <w:p w:rsidR="00697FC9" w:rsidRDefault="00697FC9" w14:paraId="2368F31C" w14:textId="77777777">
          <w:pPr>
            <w:tabs>
              <w:tab w:val="center" w:pos="4252"/>
              <w:tab w:val="right" w:pos="8504"/>
            </w:tabs>
            <w:ind w:left="-115"/>
            <w:rPr>
              <w:color w:val="000000"/>
            </w:rPr>
          </w:pPr>
        </w:p>
      </w:tc>
      <w:tc>
        <w:tcPr>
          <w:tcW w:w="3020" w:type="dxa"/>
        </w:tcPr>
        <w:p w:rsidR="00697FC9" w:rsidRDefault="00697FC9" w14:paraId="0C434800" w14:textId="77777777">
          <w:pPr>
            <w:tabs>
              <w:tab w:val="center" w:pos="4252"/>
              <w:tab w:val="right" w:pos="8504"/>
            </w:tabs>
            <w:jc w:val="center"/>
            <w:rPr>
              <w:color w:val="000000"/>
            </w:rPr>
          </w:pPr>
        </w:p>
      </w:tc>
      <w:tc>
        <w:tcPr>
          <w:tcW w:w="3020" w:type="dxa"/>
        </w:tcPr>
        <w:p w:rsidR="00697FC9" w:rsidRDefault="00697FC9" w14:paraId="0C2DDEC7" w14:textId="77777777">
          <w:pPr>
            <w:tabs>
              <w:tab w:val="center" w:pos="4252"/>
              <w:tab w:val="right" w:pos="8504"/>
            </w:tabs>
            <w:ind w:right="-115"/>
            <w:jc w:val="right"/>
            <w:rPr>
              <w:color w:val="000000"/>
            </w:rPr>
          </w:pPr>
        </w:p>
      </w:tc>
    </w:tr>
  </w:tbl>
  <w:p w:rsidR="00697FC9" w:rsidRDefault="00697FC9" w14:paraId="56FF24DA" w14:textId="77777777">
    <w:pPr>
      <w:tabs>
        <w:tab w:val="center" w:pos="4252"/>
        <w:tab w:val="right" w:pos="8504"/>
      </w:tabs>
      <w:rPr>
        <w:color w:val="000000"/>
      </w:rPr>
    </w:pPr>
  </w:p>
</w:ftr>
</file>

<file path=word/footer5.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04939DF6" w14:textId="77777777"/>
</w:ftr>
</file>

<file path=word/footer6.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7896F3F1" w14:textId="77777777">
    <w:pPr>
      <w:widowControl w:val="0"/>
      <w:spacing w:line="276" w:lineRule="auto"/>
      <w:rPr>
        <w:color w:val="000000"/>
      </w:rPr>
    </w:pPr>
  </w:p>
  <w:tbl>
    <w:tblPr>
      <w:tblW w:w="9060" w:type="dxa"/>
      <w:tblLayout w:type="fixed"/>
      <w:tblLook w:val="0600" w:firstRow="0" w:lastRow="0" w:firstColumn="0" w:lastColumn="0" w:noHBand="1" w:noVBand="1"/>
    </w:tblPr>
    <w:tblGrid>
      <w:gridCol w:w="3020"/>
      <w:gridCol w:w="3020"/>
      <w:gridCol w:w="3020"/>
    </w:tblGrid>
    <w:tr w:rsidR="00697FC9" w14:paraId="6609AFBA" w14:textId="77777777">
      <w:tc>
        <w:tcPr>
          <w:tcW w:w="3020" w:type="dxa"/>
        </w:tcPr>
        <w:p w:rsidR="00697FC9" w:rsidRDefault="00697FC9" w14:paraId="521950F9" w14:textId="77777777">
          <w:pPr>
            <w:tabs>
              <w:tab w:val="center" w:pos="4252"/>
              <w:tab w:val="right" w:pos="8504"/>
            </w:tabs>
            <w:ind w:left="-115"/>
            <w:rPr>
              <w:color w:val="000000"/>
            </w:rPr>
          </w:pPr>
        </w:p>
      </w:tc>
      <w:tc>
        <w:tcPr>
          <w:tcW w:w="3020" w:type="dxa"/>
        </w:tcPr>
        <w:p w:rsidR="00697FC9" w:rsidRDefault="00697FC9" w14:paraId="30443401" w14:textId="77777777">
          <w:pPr>
            <w:tabs>
              <w:tab w:val="center" w:pos="4252"/>
              <w:tab w:val="right" w:pos="8504"/>
            </w:tabs>
            <w:jc w:val="center"/>
            <w:rPr>
              <w:color w:val="000000"/>
            </w:rPr>
          </w:pPr>
        </w:p>
      </w:tc>
      <w:tc>
        <w:tcPr>
          <w:tcW w:w="3020" w:type="dxa"/>
        </w:tcPr>
        <w:p w:rsidR="00697FC9" w:rsidRDefault="00697FC9" w14:paraId="438BD225" w14:textId="77777777">
          <w:pPr>
            <w:tabs>
              <w:tab w:val="center" w:pos="4252"/>
              <w:tab w:val="right" w:pos="8504"/>
            </w:tabs>
            <w:ind w:right="-115"/>
            <w:jc w:val="right"/>
            <w:rPr>
              <w:color w:val="000000"/>
            </w:rPr>
          </w:pPr>
        </w:p>
      </w:tc>
    </w:tr>
  </w:tbl>
  <w:p w:rsidR="00697FC9" w:rsidRDefault="00697FC9" w14:paraId="1CA76E0E" w14:textId="77777777">
    <w:pPr>
      <w:tabs>
        <w:tab w:val="center" w:pos="4252"/>
        <w:tab w:val="right" w:pos="8504"/>
      </w:tabs>
      <w:rPr>
        <w:color w:val="000000"/>
      </w:rPr>
    </w:pPr>
  </w:p>
</w:ftr>
</file>

<file path=word/footer7.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0E61AC1A" w14:textId="77777777"/>
</w:ftr>
</file>

<file path=word/footer8.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5DF19D68" w14:textId="77777777">
    <w:pPr>
      <w:widowControl w:val="0"/>
      <w:spacing w:line="276" w:lineRule="auto"/>
      <w:rPr>
        <w:color w:val="000000"/>
      </w:rPr>
    </w:pPr>
  </w:p>
  <w:tbl>
    <w:tblPr>
      <w:tblW w:w="9060" w:type="dxa"/>
      <w:tblLayout w:type="fixed"/>
      <w:tblLook w:val="0600" w:firstRow="0" w:lastRow="0" w:firstColumn="0" w:lastColumn="0" w:noHBand="1" w:noVBand="1"/>
    </w:tblPr>
    <w:tblGrid>
      <w:gridCol w:w="3020"/>
      <w:gridCol w:w="3020"/>
      <w:gridCol w:w="3020"/>
    </w:tblGrid>
    <w:tr w:rsidR="00697FC9" w14:paraId="4C263A72" w14:textId="77777777">
      <w:tc>
        <w:tcPr>
          <w:tcW w:w="3020" w:type="dxa"/>
        </w:tcPr>
        <w:p w:rsidR="00697FC9" w:rsidRDefault="00697FC9" w14:paraId="1930770D" w14:textId="77777777">
          <w:pPr>
            <w:tabs>
              <w:tab w:val="center" w:pos="4252"/>
              <w:tab w:val="right" w:pos="8504"/>
            </w:tabs>
            <w:ind w:left="-115"/>
            <w:rPr>
              <w:color w:val="000000"/>
            </w:rPr>
          </w:pPr>
        </w:p>
      </w:tc>
      <w:tc>
        <w:tcPr>
          <w:tcW w:w="3020" w:type="dxa"/>
        </w:tcPr>
        <w:p w:rsidR="00697FC9" w:rsidRDefault="00697FC9" w14:paraId="7353E026" w14:textId="77777777">
          <w:pPr>
            <w:tabs>
              <w:tab w:val="center" w:pos="4252"/>
              <w:tab w:val="right" w:pos="8504"/>
            </w:tabs>
            <w:jc w:val="center"/>
            <w:rPr>
              <w:color w:val="000000"/>
            </w:rPr>
          </w:pPr>
        </w:p>
      </w:tc>
      <w:tc>
        <w:tcPr>
          <w:tcW w:w="3020" w:type="dxa"/>
        </w:tcPr>
        <w:p w:rsidR="00697FC9" w:rsidRDefault="00697FC9" w14:paraId="73CAF502" w14:textId="77777777">
          <w:pPr>
            <w:tabs>
              <w:tab w:val="center" w:pos="4252"/>
              <w:tab w:val="right" w:pos="8504"/>
            </w:tabs>
            <w:ind w:right="-115"/>
            <w:jc w:val="right"/>
            <w:rPr>
              <w:color w:val="000000"/>
            </w:rPr>
          </w:pPr>
        </w:p>
      </w:tc>
    </w:tr>
  </w:tbl>
  <w:p w:rsidR="00697FC9" w:rsidRDefault="00697FC9" w14:paraId="719D16D4" w14:textId="77777777">
    <w:pPr>
      <w:tabs>
        <w:tab w:val="center" w:pos="4252"/>
        <w:tab w:val="right" w:pos="8504"/>
      </w:tabs>
      <w:rPr>
        <w:color w:val="000000"/>
      </w:rPr>
    </w:pPr>
  </w:p>
</w:ftr>
</file>

<file path=word/footer9.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3F2299D1" w14:textId="77777777"/>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rsidR="00613895" w:rsidRDefault="00613895" w14:paraId="5CED38FD" w14:textId="77777777">
      <w:r>
        <w:separator/>
      </w:r>
    </w:p>
  </w:footnote>
  <w:footnote w:type="continuationSeparator" w:id="0">
    <w:p w:rsidR="00613895" w:rsidRDefault="00613895" w14:paraId="6650847B" w14:textId="77777777">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4D578F3E" w14:textId="77777777">
    <w:pPr>
      <w:tabs>
        <w:tab w:val="center" w:pos="4252"/>
        <w:tab w:val="right" w:pos="8504"/>
      </w:tabs>
      <w:jc w:val="right"/>
      <w:rPr>
        <w:color w:val="000000"/>
      </w:rPr>
    </w:pPr>
  </w:p>
  <w:p w:rsidR="00697FC9" w:rsidRDefault="00697FC9" w14:paraId="331F0C80" w14:textId="77777777">
    <w:pPr>
      <w:tabs>
        <w:tab w:val="center" w:pos="4252"/>
        <w:tab w:val="right" w:pos="8504"/>
      </w:tabs>
      <w:rPr>
        <w:color w:val="000000"/>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000000" w14:paraId="2C1A21FA" w14:textId="77777777">
    <w:pPr>
      <w:tabs>
        <w:tab w:val="center" w:pos="4252"/>
        <w:tab w:val="right" w:pos="8504"/>
      </w:tabs>
      <w:jc w:val="right"/>
      <w:rPr>
        <w:color w:val="000000"/>
      </w:rPr>
    </w:pPr>
    <w:r>
      <w:fldChar w:fldCharType="begin"/>
    </w:r>
    <w:r>
      <w:instrText xml:space="preserve"> PAGE </w:instrText>
    </w:r>
    <w:r>
      <w:fldChar w:fldCharType="separate"/>
    </w:r>
    <w:r>
      <w:t>11</w:t>
    </w:r>
    <w:r>
      <w:fldChar w:fldCharType="end"/>
    </w:r>
  </w:p>
  <w:p w:rsidR="00697FC9" w:rsidRDefault="00697FC9" w14:paraId="01964340" w14:textId="77777777">
    <w:pPr>
      <w:tabs>
        <w:tab w:val="center" w:pos="4252"/>
        <w:tab w:val="right" w:pos="8504"/>
      </w:tabs>
      <w:rPr>
        <w:color w:val="000000"/>
      </w:rP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6493AC6B" w14:textId="77777777">
    <w:pPr>
      <w:tabs>
        <w:tab w:val="center" w:pos="4252"/>
        <w:tab w:val="right" w:pos="8504"/>
      </w:tabs>
      <w:rPr>
        <w:color w:val="000000"/>
      </w:rPr>
    </w:pPr>
  </w:p>
</w:hdr>
</file>

<file path=word/header4.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000000" w14:paraId="1046F020" w14:textId="77777777">
    <w:pPr>
      <w:tabs>
        <w:tab w:val="center" w:pos="4252"/>
        <w:tab w:val="right" w:pos="8504"/>
      </w:tabs>
      <w:jc w:val="right"/>
      <w:rPr>
        <w:color w:val="000000"/>
      </w:rPr>
    </w:pPr>
    <w:r>
      <w:fldChar w:fldCharType="begin"/>
    </w:r>
    <w:r>
      <w:instrText xml:space="preserve"> PAGE </w:instrText>
    </w:r>
    <w:r>
      <w:fldChar w:fldCharType="separate"/>
    </w:r>
    <w:r>
      <w:t>13</w:t>
    </w:r>
    <w:r>
      <w:fldChar w:fldCharType="end"/>
    </w:r>
  </w:p>
  <w:p w:rsidR="00697FC9" w:rsidRDefault="00697FC9" w14:paraId="0C76BF5D" w14:textId="77777777">
    <w:pPr>
      <w:tabs>
        <w:tab w:val="center" w:pos="4252"/>
        <w:tab w:val="right" w:pos="8504"/>
      </w:tabs>
      <w:rPr>
        <w:color w:val="000000"/>
      </w:rPr>
    </w:pPr>
  </w:p>
</w:hdr>
</file>

<file path=word/header5.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44F79789" w14:textId="77777777">
    <w:pPr>
      <w:tabs>
        <w:tab w:val="center" w:pos="4252"/>
        <w:tab w:val="right" w:pos="8504"/>
      </w:tabs>
      <w:rPr>
        <w:color w:val="000000"/>
      </w:rPr>
    </w:pPr>
  </w:p>
</w:hdr>
</file>

<file path=word/header6.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000000" w14:paraId="0B723B42" w14:textId="77777777">
    <w:pPr>
      <w:tabs>
        <w:tab w:val="center" w:pos="4252"/>
        <w:tab w:val="right" w:pos="8504"/>
      </w:tabs>
      <w:jc w:val="right"/>
      <w:rPr>
        <w:color w:val="000000"/>
      </w:rPr>
    </w:pPr>
    <w:r>
      <w:fldChar w:fldCharType="begin"/>
    </w:r>
    <w:r>
      <w:instrText xml:space="preserve"> PAGE </w:instrText>
    </w:r>
    <w:r>
      <w:fldChar w:fldCharType="separate"/>
    </w:r>
    <w:r>
      <w:t>23</w:t>
    </w:r>
    <w:r>
      <w:fldChar w:fldCharType="end"/>
    </w:r>
  </w:p>
  <w:p w:rsidR="00697FC9" w:rsidRDefault="00697FC9" w14:paraId="3858142A" w14:textId="77777777">
    <w:pPr>
      <w:tabs>
        <w:tab w:val="center" w:pos="4252"/>
        <w:tab w:val="right" w:pos="8504"/>
      </w:tabs>
      <w:rPr>
        <w:color w:val="000000"/>
      </w:rPr>
    </w:pPr>
  </w:p>
</w:hdr>
</file>

<file path=word/header7.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516FC939" w14:textId="77777777">
    <w:pPr>
      <w:tabs>
        <w:tab w:val="center" w:pos="4252"/>
        <w:tab w:val="right" w:pos="8504"/>
      </w:tabs>
      <w:rPr>
        <w:color w:val="000000"/>
      </w:rPr>
    </w:pPr>
  </w:p>
</w:hdr>
</file>

<file path=word/header8.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000000" w14:paraId="2430D3DA" w14:textId="77777777">
    <w:pPr>
      <w:tabs>
        <w:tab w:val="center" w:pos="4252"/>
        <w:tab w:val="right" w:pos="8504"/>
      </w:tabs>
      <w:jc w:val="right"/>
      <w:rPr>
        <w:color w:val="000000"/>
      </w:rPr>
    </w:pPr>
    <w:r>
      <w:fldChar w:fldCharType="begin"/>
    </w:r>
    <w:r>
      <w:instrText xml:space="preserve"> PAGE </w:instrText>
    </w:r>
    <w:r>
      <w:fldChar w:fldCharType="separate"/>
    </w:r>
    <w:r>
      <w:t>24</w:t>
    </w:r>
    <w:r>
      <w:fldChar w:fldCharType="end"/>
    </w:r>
  </w:p>
  <w:p w:rsidR="00697FC9" w:rsidRDefault="00697FC9" w14:paraId="003C237F" w14:textId="77777777">
    <w:pPr>
      <w:tabs>
        <w:tab w:val="center" w:pos="4252"/>
        <w:tab w:val="right" w:pos="8504"/>
      </w:tabs>
      <w:rPr>
        <w:color w:val="000000"/>
      </w:rPr>
    </w:pPr>
  </w:p>
</w:hdr>
</file>

<file path=word/header9.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rsidR="00697FC9" w:rsidRDefault="00697FC9" w14:paraId="37BDA692" w14:textId="77777777">
    <w:pPr>
      <w:tabs>
        <w:tab w:val="center" w:pos="4252"/>
        <w:tab w:val="right" w:pos="8504"/>
      </w:tabs>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3CF11D0"/>
    <w:multiLevelType w:val="multilevel"/>
    <w:tmpl w:val="FE161EF4"/>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1" w15:restartNumberingAfterBreak="0">
    <w:nsid w:val="2A512F43"/>
    <w:multiLevelType w:val="multilevel"/>
    <w:tmpl w:val="CE2E3528"/>
    <w:lvl w:ilvl="0">
      <w:start w:val="1"/>
      <w:numFmt w:val="none"/>
      <w:suff w:val="nothing"/>
      <w:lvlText w:val=""/>
      <w:lvlJc w:val="left"/>
      <w:pPr>
        <w:tabs>
          <w:tab w:val="num" w:pos="0"/>
        </w:tabs>
        <w:ind w:left="0" w:firstLine="0"/>
      </w:pPr>
    </w:lvl>
    <w:lvl w:ilvl="1">
      <w:start w:val="1"/>
      <w:numFmt w:val="none"/>
      <w:suff w:val="nothing"/>
      <w:lvlText w:val=""/>
      <w:lvlJc w:val="left"/>
      <w:pPr>
        <w:tabs>
          <w:tab w:val="num" w:pos="0"/>
        </w:tabs>
        <w:ind w:left="0" w:firstLine="0"/>
      </w:pPr>
    </w:lvl>
    <w:lvl w:ilvl="2">
      <w:start w:val="1"/>
      <w:numFmt w:val="none"/>
      <w:suff w:val="nothing"/>
      <w:lvlText w:val=""/>
      <w:lvlJc w:val="left"/>
      <w:pPr>
        <w:tabs>
          <w:tab w:val="num" w:pos="0"/>
        </w:tabs>
        <w:ind w:left="0" w:firstLine="0"/>
      </w:pPr>
    </w:lvl>
    <w:lvl w:ilvl="3">
      <w:start w:val="1"/>
      <w:numFmt w:val="none"/>
      <w:suff w:val="nothing"/>
      <w:lvlText w:val=""/>
      <w:lvlJc w:val="left"/>
      <w:pPr>
        <w:tabs>
          <w:tab w:val="num" w:pos="0"/>
        </w:tabs>
        <w:ind w:left="0" w:firstLine="0"/>
      </w:pPr>
    </w:lvl>
    <w:lvl w:ilvl="4">
      <w:start w:val="1"/>
      <w:numFmt w:val="none"/>
      <w:suff w:val="nothing"/>
      <w:lvlText w:val=""/>
      <w:lvlJc w:val="left"/>
      <w:pPr>
        <w:tabs>
          <w:tab w:val="num" w:pos="0"/>
        </w:tabs>
        <w:ind w:left="0" w:firstLine="0"/>
      </w:pPr>
    </w:lvl>
    <w:lvl w:ilvl="5">
      <w:start w:val="1"/>
      <w:numFmt w:val="none"/>
      <w:suff w:val="nothing"/>
      <w:lvlText w:val=""/>
      <w:lvlJc w:val="left"/>
      <w:pPr>
        <w:tabs>
          <w:tab w:val="num" w:pos="0"/>
        </w:tabs>
        <w:ind w:left="0" w:firstLine="0"/>
      </w:pPr>
    </w:lvl>
    <w:lvl w:ilvl="6">
      <w:start w:val="1"/>
      <w:numFmt w:val="none"/>
      <w:suff w:val="nothing"/>
      <w:lvlText w:val=""/>
      <w:lvlJc w:val="left"/>
      <w:pPr>
        <w:tabs>
          <w:tab w:val="num" w:pos="0"/>
        </w:tabs>
        <w:ind w:left="0" w:firstLine="0"/>
      </w:pPr>
    </w:lvl>
    <w:lvl w:ilvl="7">
      <w:start w:val="1"/>
      <w:numFmt w:val="none"/>
      <w:suff w:val="nothing"/>
      <w:lvlText w:val=""/>
      <w:lvlJc w:val="left"/>
      <w:pPr>
        <w:tabs>
          <w:tab w:val="num" w:pos="0"/>
        </w:tabs>
        <w:ind w:left="0" w:firstLine="0"/>
      </w:pPr>
    </w:lvl>
    <w:lvl w:ilvl="8">
      <w:start w:val="1"/>
      <w:numFmt w:val="none"/>
      <w:suff w:val="nothing"/>
      <w:lvlText w:val=""/>
      <w:lvlJc w:val="left"/>
      <w:pPr>
        <w:tabs>
          <w:tab w:val="num" w:pos="0"/>
        </w:tabs>
        <w:ind w:left="0" w:firstLine="0"/>
      </w:pPr>
    </w:lvl>
  </w:abstractNum>
  <w:abstractNum w:abstractNumId="2" w15:restartNumberingAfterBreak="0">
    <w:nsid w:val="2ACE5793"/>
    <w:multiLevelType w:val="multilevel"/>
    <w:tmpl w:val="C1F67FD6"/>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3" w15:restartNumberingAfterBreak="0">
    <w:nsid w:val="504A6014"/>
    <w:multiLevelType w:val="multilevel"/>
    <w:tmpl w:val="3C82AC82"/>
    <w:lvl w:ilvl="0">
      <w:start w:val="1"/>
      <w:numFmt w:val="bullet"/>
      <w:lvlText w:val=""/>
      <w:lvlJc w:val="left"/>
      <w:pPr>
        <w:tabs>
          <w:tab w:val="num" w:pos="0"/>
        </w:tabs>
        <w:ind w:left="720" w:hanging="360"/>
      </w:pPr>
      <w:rPr>
        <w:rFonts w:hint="default" w:ascii="Wingdings" w:hAnsi="Wingdings" w:cs="Wingdings"/>
        <w:u w:val="none"/>
      </w:rPr>
    </w:lvl>
    <w:lvl w:ilvl="1">
      <w:start w:val="1"/>
      <w:numFmt w:val="bullet"/>
      <w:lvlText w:val=""/>
      <w:lvlJc w:val="left"/>
      <w:pPr>
        <w:tabs>
          <w:tab w:val="num" w:pos="0"/>
        </w:tabs>
        <w:ind w:left="1440" w:hanging="360"/>
      </w:pPr>
      <w:rPr>
        <w:rFonts w:hint="default" w:ascii="Wingdings 2" w:hAnsi="Wingdings 2" w:cs="Wingdings 2"/>
        <w:u w:val="none"/>
      </w:rPr>
    </w:lvl>
    <w:lvl w:ilvl="2">
      <w:start w:val="1"/>
      <w:numFmt w:val="bullet"/>
      <w:lvlText w:val="■"/>
      <w:lvlJc w:val="left"/>
      <w:pPr>
        <w:tabs>
          <w:tab w:val="num" w:pos="0"/>
        </w:tabs>
        <w:ind w:left="2160" w:hanging="360"/>
      </w:pPr>
      <w:rPr>
        <w:rFonts w:hint="default" w:ascii="OpenSymbol" w:hAnsi="OpenSymbol" w:cs="OpenSymbol"/>
        <w:u w:val="none"/>
      </w:rPr>
    </w:lvl>
    <w:lvl w:ilvl="3">
      <w:start w:val="1"/>
      <w:numFmt w:val="bullet"/>
      <w:lvlText w:val=""/>
      <w:lvlJc w:val="left"/>
      <w:pPr>
        <w:tabs>
          <w:tab w:val="num" w:pos="0"/>
        </w:tabs>
        <w:ind w:left="2880" w:hanging="360"/>
      </w:pPr>
      <w:rPr>
        <w:rFonts w:hint="default" w:ascii="Wingdings" w:hAnsi="Wingdings" w:cs="Wingdings"/>
        <w:u w:val="none"/>
      </w:rPr>
    </w:lvl>
    <w:lvl w:ilvl="4">
      <w:start w:val="1"/>
      <w:numFmt w:val="bullet"/>
      <w:lvlText w:val=""/>
      <w:lvlJc w:val="left"/>
      <w:pPr>
        <w:tabs>
          <w:tab w:val="num" w:pos="0"/>
        </w:tabs>
        <w:ind w:left="3600" w:hanging="360"/>
      </w:pPr>
      <w:rPr>
        <w:rFonts w:hint="default" w:ascii="Wingdings 2" w:hAnsi="Wingdings 2" w:cs="Wingdings 2"/>
        <w:u w:val="none"/>
      </w:rPr>
    </w:lvl>
    <w:lvl w:ilvl="5">
      <w:start w:val="1"/>
      <w:numFmt w:val="bullet"/>
      <w:lvlText w:val="■"/>
      <w:lvlJc w:val="left"/>
      <w:pPr>
        <w:tabs>
          <w:tab w:val="num" w:pos="0"/>
        </w:tabs>
        <w:ind w:left="4320" w:hanging="360"/>
      </w:pPr>
      <w:rPr>
        <w:rFonts w:hint="default" w:ascii="OpenSymbol" w:hAnsi="OpenSymbol" w:cs="OpenSymbol"/>
        <w:u w:val="none"/>
      </w:rPr>
    </w:lvl>
    <w:lvl w:ilvl="6">
      <w:start w:val="1"/>
      <w:numFmt w:val="bullet"/>
      <w:lvlText w:val=""/>
      <w:lvlJc w:val="left"/>
      <w:pPr>
        <w:tabs>
          <w:tab w:val="num" w:pos="0"/>
        </w:tabs>
        <w:ind w:left="5040" w:hanging="360"/>
      </w:pPr>
      <w:rPr>
        <w:rFonts w:hint="default" w:ascii="Wingdings" w:hAnsi="Wingdings" w:cs="Wingdings"/>
        <w:u w:val="none"/>
      </w:rPr>
    </w:lvl>
    <w:lvl w:ilvl="7">
      <w:start w:val="1"/>
      <w:numFmt w:val="bullet"/>
      <w:lvlText w:val=""/>
      <w:lvlJc w:val="left"/>
      <w:pPr>
        <w:tabs>
          <w:tab w:val="num" w:pos="0"/>
        </w:tabs>
        <w:ind w:left="5760" w:hanging="360"/>
      </w:pPr>
      <w:rPr>
        <w:rFonts w:hint="default" w:ascii="Wingdings 2" w:hAnsi="Wingdings 2" w:cs="Wingdings 2"/>
        <w:u w:val="none"/>
      </w:rPr>
    </w:lvl>
    <w:lvl w:ilvl="8">
      <w:start w:val="1"/>
      <w:numFmt w:val="bullet"/>
      <w:lvlText w:val="■"/>
      <w:lvlJc w:val="left"/>
      <w:pPr>
        <w:tabs>
          <w:tab w:val="num" w:pos="0"/>
        </w:tabs>
        <w:ind w:left="6480" w:hanging="360"/>
      </w:pPr>
      <w:rPr>
        <w:rFonts w:hint="default" w:ascii="OpenSymbol" w:hAnsi="OpenSymbol" w:cs="OpenSymbol"/>
        <w:u w:val="none"/>
      </w:rPr>
    </w:lvl>
  </w:abstractNum>
  <w:abstractNum w:abstractNumId="4" w15:restartNumberingAfterBreak="0">
    <w:nsid w:val="6B1A05E5"/>
    <w:multiLevelType w:val="multilevel"/>
    <w:tmpl w:val="91585B26"/>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5" w15:restartNumberingAfterBreak="0">
    <w:nsid w:val="6B335906"/>
    <w:multiLevelType w:val="multilevel"/>
    <w:tmpl w:val="FA12094C"/>
    <w:lvl w:ilvl="0">
      <w:start w:val="1"/>
      <w:numFmt w:val="bullet"/>
      <w:lvlText w:val="●"/>
      <w:lvlJc w:val="left"/>
      <w:pPr>
        <w:tabs>
          <w:tab w:val="num" w:pos="0"/>
        </w:tabs>
        <w:ind w:left="720" w:hanging="360"/>
      </w:pPr>
      <w:rPr>
        <w:rFonts w:hint="default" w:ascii="Noto Sans Symbols" w:hAnsi="Noto Sans Symbols" w:cs="Noto Sans Symbols"/>
      </w:rPr>
    </w:lvl>
    <w:lvl w:ilvl="1">
      <w:start w:val="1"/>
      <w:numFmt w:val="bullet"/>
      <w:lvlText w:val="o"/>
      <w:lvlJc w:val="left"/>
      <w:pPr>
        <w:tabs>
          <w:tab w:val="num" w:pos="0"/>
        </w:tabs>
        <w:ind w:left="1440" w:hanging="360"/>
      </w:pPr>
      <w:rPr>
        <w:rFonts w:hint="default" w:ascii="Courier New" w:hAnsi="Courier New" w:cs="Courier New"/>
      </w:rPr>
    </w:lvl>
    <w:lvl w:ilvl="2">
      <w:start w:val="1"/>
      <w:numFmt w:val="bullet"/>
      <w:lvlText w:val="▪"/>
      <w:lvlJc w:val="left"/>
      <w:pPr>
        <w:tabs>
          <w:tab w:val="num" w:pos="0"/>
        </w:tabs>
        <w:ind w:left="2160" w:hanging="360"/>
      </w:pPr>
      <w:rPr>
        <w:rFonts w:hint="default" w:ascii="Noto Sans Symbols" w:hAnsi="Noto Sans Symbols" w:cs="Noto Sans Symbols"/>
      </w:rPr>
    </w:lvl>
    <w:lvl w:ilvl="3">
      <w:start w:val="1"/>
      <w:numFmt w:val="bullet"/>
      <w:lvlText w:val="●"/>
      <w:lvlJc w:val="left"/>
      <w:pPr>
        <w:tabs>
          <w:tab w:val="num" w:pos="0"/>
        </w:tabs>
        <w:ind w:left="2880" w:hanging="360"/>
      </w:pPr>
      <w:rPr>
        <w:rFonts w:hint="default" w:ascii="Noto Sans Symbols" w:hAnsi="Noto Sans Symbols" w:cs="Noto Sans Symbols"/>
      </w:rPr>
    </w:lvl>
    <w:lvl w:ilvl="4">
      <w:start w:val="1"/>
      <w:numFmt w:val="bullet"/>
      <w:lvlText w:val="o"/>
      <w:lvlJc w:val="left"/>
      <w:pPr>
        <w:tabs>
          <w:tab w:val="num" w:pos="0"/>
        </w:tabs>
        <w:ind w:left="3600" w:hanging="360"/>
      </w:pPr>
      <w:rPr>
        <w:rFonts w:hint="default" w:ascii="Courier New" w:hAnsi="Courier New" w:cs="Courier New"/>
      </w:rPr>
    </w:lvl>
    <w:lvl w:ilvl="5">
      <w:start w:val="1"/>
      <w:numFmt w:val="bullet"/>
      <w:lvlText w:val="▪"/>
      <w:lvlJc w:val="left"/>
      <w:pPr>
        <w:tabs>
          <w:tab w:val="num" w:pos="0"/>
        </w:tabs>
        <w:ind w:left="4320" w:hanging="360"/>
      </w:pPr>
      <w:rPr>
        <w:rFonts w:hint="default" w:ascii="Noto Sans Symbols" w:hAnsi="Noto Sans Symbols" w:cs="Noto Sans Symbols"/>
      </w:rPr>
    </w:lvl>
    <w:lvl w:ilvl="6">
      <w:start w:val="1"/>
      <w:numFmt w:val="bullet"/>
      <w:lvlText w:val="●"/>
      <w:lvlJc w:val="left"/>
      <w:pPr>
        <w:tabs>
          <w:tab w:val="num" w:pos="0"/>
        </w:tabs>
        <w:ind w:left="5040" w:hanging="360"/>
      </w:pPr>
      <w:rPr>
        <w:rFonts w:hint="default" w:ascii="Noto Sans Symbols" w:hAnsi="Noto Sans Symbols" w:cs="Noto Sans Symbols"/>
      </w:rPr>
    </w:lvl>
    <w:lvl w:ilvl="7">
      <w:start w:val="1"/>
      <w:numFmt w:val="bullet"/>
      <w:lvlText w:val="o"/>
      <w:lvlJc w:val="left"/>
      <w:pPr>
        <w:tabs>
          <w:tab w:val="num" w:pos="0"/>
        </w:tabs>
        <w:ind w:left="5760" w:hanging="360"/>
      </w:pPr>
      <w:rPr>
        <w:rFonts w:hint="default" w:ascii="Courier New" w:hAnsi="Courier New" w:cs="Courier New"/>
      </w:rPr>
    </w:lvl>
    <w:lvl w:ilvl="8">
      <w:start w:val="1"/>
      <w:numFmt w:val="bullet"/>
      <w:lvlText w:val="▪"/>
      <w:lvlJc w:val="left"/>
      <w:pPr>
        <w:tabs>
          <w:tab w:val="num" w:pos="0"/>
        </w:tabs>
        <w:ind w:left="6480" w:hanging="360"/>
      </w:pPr>
      <w:rPr>
        <w:rFonts w:hint="default" w:ascii="Noto Sans Symbols" w:hAnsi="Noto Sans Symbols" w:cs="Noto Sans Symbols"/>
      </w:rPr>
    </w:lvl>
  </w:abstractNum>
  <w:abstractNum w:abstractNumId="6" w15:restartNumberingAfterBreak="0">
    <w:nsid w:val="6EB566CF"/>
    <w:multiLevelType w:val="multilevel"/>
    <w:tmpl w:val="B532B714"/>
    <w:lvl w:ilvl="0">
      <w:start w:val="1"/>
      <w:numFmt w:val="decimal"/>
      <w:lvlText w:val="%1."/>
      <w:lvlJc w:val="left"/>
      <w:pPr>
        <w:tabs>
          <w:tab w:val="num" w:pos="0"/>
        </w:tabs>
        <w:ind w:left="720" w:hanging="360"/>
      </w:pPr>
    </w:lvl>
    <w:lvl w:ilvl="1">
      <w:start w:val="1"/>
      <w:numFmt w:val="lowerLetter"/>
      <w:lvlText w:val="%2."/>
      <w:lvlJc w:val="left"/>
      <w:pPr>
        <w:tabs>
          <w:tab w:val="num" w:pos="0"/>
        </w:tabs>
        <w:ind w:left="1440" w:hanging="360"/>
      </w:pPr>
    </w:lvl>
    <w:lvl w:ilvl="2">
      <w:start w:val="1"/>
      <w:numFmt w:val="lowerRoman"/>
      <w:lvlText w:val="%3."/>
      <w:lvlJc w:val="right"/>
      <w:pPr>
        <w:tabs>
          <w:tab w:val="num" w:pos="0"/>
        </w:tabs>
        <w:ind w:left="2160" w:hanging="180"/>
      </w:pPr>
    </w:lvl>
    <w:lvl w:ilvl="3">
      <w:start w:val="1"/>
      <w:numFmt w:val="decimal"/>
      <w:lvlText w:val="%4."/>
      <w:lvlJc w:val="left"/>
      <w:pPr>
        <w:tabs>
          <w:tab w:val="num" w:pos="0"/>
        </w:tabs>
        <w:ind w:left="2880" w:hanging="360"/>
      </w:pPr>
    </w:lvl>
    <w:lvl w:ilvl="4">
      <w:start w:val="1"/>
      <w:numFmt w:val="lowerLetter"/>
      <w:lvlText w:val="%5."/>
      <w:lvlJc w:val="left"/>
      <w:pPr>
        <w:tabs>
          <w:tab w:val="num" w:pos="0"/>
        </w:tabs>
        <w:ind w:left="3600" w:hanging="360"/>
      </w:pPr>
    </w:lvl>
    <w:lvl w:ilvl="5">
      <w:start w:val="1"/>
      <w:numFmt w:val="lowerRoman"/>
      <w:lvlText w:val="%6."/>
      <w:lvlJc w:val="right"/>
      <w:pPr>
        <w:tabs>
          <w:tab w:val="num" w:pos="0"/>
        </w:tabs>
        <w:ind w:left="4320" w:hanging="180"/>
      </w:pPr>
    </w:lvl>
    <w:lvl w:ilvl="6">
      <w:start w:val="1"/>
      <w:numFmt w:val="decimal"/>
      <w:lvlText w:val="%7."/>
      <w:lvlJc w:val="left"/>
      <w:pPr>
        <w:tabs>
          <w:tab w:val="num" w:pos="0"/>
        </w:tabs>
        <w:ind w:left="5040" w:hanging="360"/>
      </w:pPr>
    </w:lvl>
    <w:lvl w:ilvl="7">
      <w:start w:val="1"/>
      <w:numFmt w:val="lowerLetter"/>
      <w:lvlText w:val="%8."/>
      <w:lvlJc w:val="left"/>
      <w:pPr>
        <w:tabs>
          <w:tab w:val="num" w:pos="0"/>
        </w:tabs>
        <w:ind w:left="5760" w:hanging="360"/>
      </w:pPr>
    </w:lvl>
    <w:lvl w:ilvl="8">
      <w:start w:val="1"/>
      <w:numFmt w:val="lowerRoman"/>
      <w:lvlText w:val="%9."/>
      <w:lvlJc w:val="right"/>
      <w:pPr>
        <w:tabs>
          <w:tab w:val="num" w:pos="0"/>
        </w:tabs>
        <w:ind w:left="6480" w:hanging="180"/>
      </w:pPr>
    </w:lvl>
  </w:abstractNum>
  <w:num w:numId="1" w16cid:durableId="956253578">
    <w:abstractNumId w:val="5"/>
  </w:num>
  <w:num w:numId="2" w16cid:durableId="1344090033">
    <w:abstractNumId w:val="2"/>
  </w:num>
  <w:num w:numId="3" w16cid:durableId="1876695733">
    <w:abstractNumId w:val="6"/>
  </w:num>
  <w:num w:numId="4" w16cid:durableId="1190068723">
    <w:abstractNumId w:val="0"/>
  </w:num>
  <w:num w:numId="5" w16cid:durableId="627322455">
    <w:abstractNumId w:val="3"/>
  </w:num>
  <w:num w:numId="6" w16cid:durableId="685448989">
    <w:abstractNumId w:val="4"/>
  </w:num>
  <w:num w:numId="7" w16cid:durableId="530798269">
    <w:abstractNumId w:val="1"/>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BRUNO DONIZETI DA SILVA">
    <w15:presenceInfo w15:providerId="AD" w15:userId="S::bruno.silva505@fatec.sp.gov.br::a66561c6-b8d2-4212-a79c-0406583723b7"/>
  </w15:person>
</w15:people>
</file>

<file path=word/settings.xml><?xml version="1.0" encoding="utf-8"?>
<w:settings xmlns:wp14="http://schemas.microsoft.com/office/word/2010/wordprocessingDrawing"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p14">
  <w:zoom w:percent="100"/>
  <w:trackRevisions w:val="true"/>
  <w:defaultTabStop w:val="720"/>
  <w:autoHyphenation/>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697FC9"/>
    <w:rsid w:val="00163C1A"/>
    <w:rsid w:val="00613895"/>
    <w:rsid w:val="00697FC9"/>
    <w:rsid w:val="00854DE2"/>
    <w:rsid w:val="30FEA9A6"/>
  </w:rsids>
  <m:mathPr>
    <m:mathFont m:val="Cambria Math"/>
    <m:brkBin m:val="before"/>
    <m:brkBinSub m:val="--"/>
    <m:smallFrac m:val="0"/>
    <m:dispDef/>
    <m:lMargin m:val="0"/>
    <m:rMargin m:val="0"/>
    <m:defJc m:val="centerGroup"/>
    <m:wrapIndent m:val="1440"/>
    <m:intLim m:val="subSup"/>
    <m:naryLim m:val="undOvr"/>
  </m:mathPr>
  <w:themeFontLang w:val="pt-BR" w:eastAsia="" w:bidi=""/>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68D68D2"/>
  <w15:docId w15:val="{8EABC777-73EB-42AC-A10D-462E2812BCA3}"/>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p14">
  <w:docDefaults>
    <w:rPrDefault>
      <w:rPr>
        <w:rFonts w:ascii="Arial" w:hAnsi="Arial" w:eastAsia="Arial" w:cs="Arial"/>
        <w:sz w:val="22"/>
        <w:szCs w:val="22"/>
        <w:lang w:val="pt-BR" w:eastAsia="pt-BR" w:bidi="ar-SA"/>
      </w:rPr>
    </w:rPrDefault>
    <w:pPrDefault>
      <w:pPr>
        <w:suppressAutoHyphens/>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style>
  <w:style w:type="paragraph" w:styleId="Ttulo1">
    <w:name w:val="heading 1"/>
    <w:basedOn w:val="Normal"/>
    <w:next w:val="Normal"/>
    <w:qFormat/>
    <w:pPr>
      <w:spacing w:before="3"/>
      <w:ind w:right="1565"/>
      <w:outlineLvl w:val="0"/>
    </w:pPr>
    <w:rPr>
      <w:b/>
      <w:sz w:val="28"/>
      <w:szCs w:val="28"/>
    </w:rPr>
  </w:style>
  <w:style w:type="paragraph" w:styleId="Ttulo2">
    <w:name w:val="heading 2"/>
    <w:basedOn w:val="Normal"/>
    <w:next w:val="Normal"/>
    <w:qFormat/>
    <w:pPr>
      <w:outlineLvl w:val="1"/>
    </w:pPr>
    <w:rPr>
      <w:b/>
    </w:rPr>
  </w:style>
  <w:style w:type="paragraph" w:styleId="Ttulo3">
    <w:name w:val="heading 3"/>
    <w:basedOn w:val="Normal"/>
    <w:next w:val="Normal"/>
    <w:qFormat/>
    <w:pPr>
      <w:spacing w:before="11"/>
      <w:ind w:left="20"/>
      <w:outlineLvl w:val="2"/>
    </w:pPr>
    <w:rPr>
      <w:b/>
      <w:sz w:val="28"/>
      <w:szCs w:val="28"/>
    </w:rPr>
  </w:style>
  <w:style w:type="paragraph" w:styleId="Ttulo4">
    <w:name w:val="heading 4"/>
    <w:basedOn w:val="Normal"/>
    <w:next w:val="Normal"/>
    <w:qFormat/>
    <w:pPr>
      <w:ind w:firstLine="709"/>
      <w:jc w:val="both"/>
      <w:outlineLvl w:val="3"/>
    </w:pPr>
  </w:style>
  <w:style w:type="paragraph" w:styleId="Ttulo5">
    <w:name w:val="heading 5"/>
    <w:basedOn w:val="Normal"/>
    <w:next w:val="Normal"/>
    <w:qFormat/>
    <w:pPr>
      <w:ind w:left="1532"/>
      <w:outlineLvl w:val="4"/>
    </w:pPr>
    <w:rPr>
      <w:b/>
    </w:rPr>
  </w:style>
  <w:style w:type="paragraph" w:styleId="Ttulo6">
    <w:name w:val="heading 6"/>
    <w:basedOn w:val="Normal"/>
    <w:next w:val="Normal"/>
    <w:qFormat/>
    <w:pPr>
      <w:keepNext/>
      <w:keepLines/>
      <w:spacing w:before="200" w:after="40"/>
      <w:outlineLvl w:val="5"/>
    </w:pPr>
    <w:rPr>
      <w:b/>
      <w:sz w:val="20"/>
      <w:szCs w:val="20"/>
    </w:rPr>
  </w:style>
  <w:style w:type="character" w:styleId="Fontepargpadro" w:default="1">
    <w:name w:val="Default Paragraph Font"/>
    <w:uiPriority w:val="1"/>
    <w:semiHidden/>
    <w:unhideWhenUsed/>
  </w:style>
  <w:style w:type="table" w:styleId="Tabelanormal" w:default="1">
    <w:name w:val="Normal Table"/>
    <w:uiPriority w:val="99"/>
    <w:semiHidden/>
    <w:unhideWhenUsed/>
    <w:tblPr>
      <w:tblInd w:w="0" w:type="dxa"/>
      <w:tblCellMar>
        <w:top w:w="0" w:type="dxa"/>
        <w:left w:w="108" w:type="dxa"/>
        <w:bottom w:w="0" w:type="dxa"/>
        <w:right w:w="108" w:type="dxa"/>
      </w:tblCellMar>
    </w:tblPr>
  </w:style>
  <w:style w:type="numbering" w:styleId="Semlista" w:default="1">
    <w:name w:val="No List"/>
    <w:uiPriority w:val="99"/>
    <w:semiHidden/>
    <w:unhideWhenUsed/>
  </w:style>
  <w:style w:type="character" w:styleId="Hyperlink">
    <w:name w:val="Hyperlink"/>
    <w:rPr>
      <w:color w:val="000080"/>
      <w:u w:val="single"/>
    </w:rPr>
  </w:style>
  <w:style w:type="character" w:styleId="IndexLink" w:customStyle="1">
    <w:name w:val="Index Link"/>
    <w:qFormat/>
  </w:style>
  <w:style w:type="character" w:styleId="Nmerodelinha">
    <w:name w:val="line number"/>
  </w:style>
  <w:style w:type="paragraph" w:styleId="Heading" w:customStyle="1">
    <w:name w:val="Heading"/>
    <w:basedOn w:val="Normal"/>
    <w:next w:val="Corpodetexto"/>
    <w:qFormat/>
    <w:pPr>
      <w:keepNext/>
      <w:spacing w:before="240" w:after="120"/>
    </w:pPr>
    <w:rPr>
      <w:rFonts w:ascii="Liberation Sans" w:hAnsi="Liberation Sans" w:eastAsia="Noto Sans CJK SC" w:cs="Noto Sans Devanagari"/>
      <w:sz w:val="28"/>
      <w:szCs w:val="28"/>
    </w:rPr>
  </w:style>
  <w:style w:type="paragraph" w:styleId="Corpodetexto">
    <w:name w:val="Body Text"/>
    <w:basedOn w:val="Normal"/>
    <w:pPr>
      <w:spacing w:after="140" w:line="276" w:lineRule="auto"/>
    </w:pPr>
  </w:style>
  <w:style w:type="paragraph" w:styleId="Lista">
    <w:name w:val="List"/>
    <w:basedOn w:val="Corpodetexto"/>
    <w:rPr>
      <w:rFonts w:cs="Noto Sans Devanagari"/>
    </w:rPr>
  </w:style>
  <w:style w:type="paragraph" w:styleId="Legenda">
    <w:name w:val="caption"/>
    <w:basedOn w:val="Normal"/>
    <w:qFormat/>
    <w:pPr>
      <w:suppressLineNumbers/>
      <w:spacing w:before="120" w:after="120"/>
    </w:pPr>
    <w:rPr>
      <w:rFonts w:cs="Noto Sans Devanagari"/>
      <w:i/>
      <w:iCs/>
      <w:sz w:val="24"/>
      <w:szCs w:val="24"/>
    </w:rPr>
  </w:style>
  <w:style w:type="paragraph" w:styleId="Index" w:customStyle="1">
    <w:name w:val="Index"/>
    <w:basedOn w:val="Normal"/>
    <w:qFormat/>
    <w:pPr>
      <w:suppressLineNumbers/>
    </w:pPr>
    <w:rPr>
      <w:rFonts w:cs="Noto Sans Devanagari"/>
    </w:rPr>
  </w:style>
  <w:style w:type="paragraph" w:styleId="Ttulo">
    <w:name w:val="Title"/>
    <w:basedOn w:val="Normal"/>
    <w:next w:val="Normal"/>
    <w:qFormat/>
    <w:pPr>
      <w:keepNext/>
      <w:keepLines/>
      <w:spacing w:before="480" w:after="120"/>
    </w:pPr>
    <w:rPr>
      <w:b/>
      <w:sz w:val="72"/>
      <w:szCs w:val="72"/>
    </w:rPr>
  </w:style>
  <w:style w:type="paragraph" w:styleId="Subttulo">
    <w:name w:val="Subtitle"/>
    <w:basedOn w:val="Normal"/>
    <w:next w:val="Normal"/>
    <w:qFormat/>
    <w:pPr>
      <w:keepNext/>
      <w:keepLines/>
      <w:spacing w:before="360" w:after="80"/>
    </w:pPr>
    <w:rPr>
      <w:rFonts w:ascii="Georgia" w:hAnsi="Georgia" w:eastAsia="Georgia" w:cs="Georgia"/>
      <w:i/>
      <w:color w:val="666666"/>
      <w:sz w:val="48"/>
      <w:szCs w:val="48"/>
    </w:rPr>
  </w:style>
  <w:style w:type="paragraph" w:styleId="HeaderandFooter" w:customStyle="1">
    <w:name w:val="Header and Footer"/>
    <w:basedOn w:val="Normal"/>
    <w:qFormat/>
  </w:style>
  <w:style w:type="paragraph" w:styleId="Cabealho">
    <w:name w:val="header"/>
    <w:basedOn w:val="HeaderandFooter"/>
  </w:style>
  <w:style w:type="paragraph" w:styleId="Rodap">
    <w:name w:val="footer"/>
    <w:basedOn w:val="HeaderandFooter"/>
  </w:style>
  <w:style w:type="table" w:styleId="TableNormal" w:customStyle="1">
    <w:name w:val="Normal Table0"/>
    <w:tblPr>
      <w:tblCellMar>
        <w:top w:w="0" w:type="dxa"/>
        <w:left w:w="0" w:type="dxa"/>
        <w:bottom w:w="0" w:type="dxa"/>
        <w:right w:w="0" w:type="dxa"/>
      </w:tblCellMar>
    </w:tblPr>
  </w:style>
  <w:style w:type="paragraph" w:styleId="Reviso">
    <w:name w:val="Revision"/>
    <w:hidden/>
    <w:uiPriority w:val="99"/>
    <w:semiHidden/>
    <w:rsid w:val="00854DE2"/>
    <w:pPr>
      <w:suppressAutoHyphens w:val="0"/>
    </w:pPr>
  </w:style>
  <w:style w:type="character" w:styleId="Refdecomentrio">
    <w:name w:val="annotation reference"/>
    <w:basedOn w:val="Fontepargpadro"/>
    <w:uiPriority w:val="99"/>
    <w:semiHidden/>
    <w:unhideWhenUsed/>
    <w:rsid w:val="00163C1A"/>
    <w:rPr>
      <w:sz w:val="16"/>
      <w:szCs w:val="16"/>
    </w:rPr>
  </w:style>
  <w:style w:type="paragraph" w:styleId="Textodecomentrio">
    <w:name w:val="annotation text"/>
    <w:basedOn w:val="Normal"/>
    <w:link w:val="TextodecomentrioChar"/>
    <w:uiPriority w:val="99"/>
    <w:unhideWhenUsed/>
    <w:rsid w:val="00163C1A"/>
    <w:rPr>
      <w:sz w:val="20"/>
      <w:szCs w:val="20"/>
    </w:rPr>
  </w:style>
  <w:style w:type="character" w:styleId="TextodecomentrioChar" w:customStyle="1">
    <w:name w:val="Texto de comentário Char"/>
    <w:basedOn w:val="Fontepargpadro"/>
    <w:link w:val="Textodecomentrio"/>
    <w:uiPriority w:val="99"/>
    <w:rsid w:val="00163C1A"/>
    <w:rPr>
      <w:sz w:val="20"/>
      <w:szCs w:val="20"/>
    </w:rPr>
  </w:style>
  <w:style w:type="paragraph" w:styleId="Assuntodocomentrio">
    <w:name w:val="annotation subject"/>
    <w:basedOn w:val="Textodecomentrio"/>
    <w:next w:val="Textodecomentrio"/>
    <w:link w:val="AssuntodocomentrioChar"/>
    <w:uiPriority w:val="99"/>
    <w:semiHidden/>
    <w:unhideWhenUsed/>
    <w:rsid w:val="00163C1A"/>
    <w:rPr>
      <w:b/>
      <w:bCs/>
    </w:rPr>
  </w:style>
  <w:style w:type="character" w:styleId="AssuntodocomentrioChar" w:customStyle="1">
    <w:name w:val="Assunto do comentário Char"/>
    <w:basedOn w:val="TextodecomentrioChar"/>
    <w:link w:val="Assuntodocomentrio"/>
    <w:uiPriority w:val="99"/>
    <w:semiHidden/>
    <w:rsid w:val="00163C1A"/>
    <w:rPr>
      <w:b/>
      <w:bCs/>
      <w:sz w:val="20"/>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file>

<file path=word/_rels/document.xml.rels><?xml version="1.0" encoding="UTF-8" standalone="yes"?>
<Relationships xmlns="http://schemas.openxmlformats.org/package/2006/relationships"><Relationship Id="rId13" Type="http://schemas.openxmlformats.org/officeDocument/2006/relationships/footer" Target="footer3.xml"/><Relationship Id="rId18" Type="http://schemas.openxmlformats.org/officeDocument/2006/relationships/header" Target="header4.xml"/><Relationship Id="rId26" Type="http://schemas.openxmlformats.org/officeDocument/2006/relationships/image" Target="media/image5.png"/><Relationship Id="rId39" Type="http://schemas.openxmlformats.org/officeDocument/2006/relationships/theme" Target="theme/theme1.xml"/><Relationship Id="rId21" Type="http://schemas.openxmlformats.org/officeDocument/2006/relationships/footer" Target="footer5.xml"/><Relationship Id="rId34" Type="http://schemas.openxmlformats.org/officeDocument/2006/relationships/footer" Target="footer8.xml"/><Relationship Id="rId7" Type="http://schemas.openxmlformats.org/officeDocument/2006/relationships/endnotes" Target="endnotes.xml"/><Relationship Id="rId12" Type="http://schemas.openxmlformats.org/officeDocument/2006/relationships/header" Target="header3.xml"/><Relationship Id="rId17" Type="http://schemas.microsoft.com/office/2018/08/relationships/commentsExtensible" Target="commentsExtensible.xml"/><Relationship Id="rId25" Type="http://schemas.openxmlformats.org/officeDocument/2006/relationships/image" Target="media/image4.png"/><Relationship Id="rId33" Type="http://schemas.openxmlformats.org/officeDocument/2006/relationships/header" Target="header8.xml"/><Relationship Id="rId38" Type="http://schemas.microsoft.com/office/2011/relationships/people" Target="people.xml"/><Relationship Id="rId2" Type="http://schemas.openxmlformats.org/officeDocument/2006/relationships/numbering" Target="numbering.xml"/><Relationship Id="rId16" Type="http://schemas.microsoft.com/office/2016/09/relationships/commentsIds" Target="commentsIds.xml"/><Relationship Id="rId20" Type="http://schemas.openxmlformats.org/officeDocument/2006/relationships/header" Target="header5.xml"/><Relationship Id="rId29" Type="http://schemas.openxmlformats.org/officeDocument/2006/relationships/header" Target="header6.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footer" Target="footer2.xml"/><Relationship Id="rId24" Type="http://schemas.openxmlformats.org/officeDocument/2006/relationships/image" Target="media/image3.png"/><Relationship Id="rId32" Type="http://schemas.openxmlformats.org/officeDocument/2006/relationships/footer" Target="footer7.xml"/><Relationship Id="rId37" Type="http://schemas.openxmlformats.org/officeDocument/2006/relationships/fontTable" Target="fontTable.xml"/><Relationship Id="rId5" Type="http://schemas.openxmlformats.org/officeDocument/2006/relationships/webSettings" Target="webSettings.xml"/><Relationship Id="rId15" Type="http://schemas.microsoft.com/office/2011/relationships/commentsExtended" Target="commentsExtended.xml"/><Relationship Id="rId23" Type="http://schemas.openxmlformats.org/officeDocument/2006/relationships/image" Target="media/image2.png"/><Relationship Id="rId28" Type="http://schemas.openxmlformats.org/officeDocument/2006/relationships/image" Target="media/image7.png"/><Relationship Id="rId36" Type="http://schemas.openxmlformats.org/officeDocument/2006/relationships/footer" Target="footer9.xml"/><Relationship Id="rId10" Type="http://schemas.openxmlformats.org/officeDocument/2006/relationships/header" Target="header2.xml"/><Relationship Id="rId19" Type="http://schemas.openxmlformats.org/officeDocument/2006/relationships/footer" Target="footer4.xml"/><Relationship Id="rId31" Type="http://schemas.openxmlformats.org/officeDocument/2006/relationships/header" Target="header7.xml"/><Relationship Id="rId4" Type="http://schemas.openxmlformats.org/officeDocument/2006/relationships/settings" Target="settings.xml"/><Relationship Id="rId9" Type="http://schemas.openxmlformats.org/officeDocument/2006/relationships/footer" Target="footer1.xml"/><Relationship Id="rId14" Type="http://schemas.openxmlformats.org/officeDocument/2006/relationships/comments" Target="comments.xml"/><Relationship Id="rId22" Type="http://schemas.openxmlformats.org/officeDocument/2006/relationships/image" Target="media/image1.png"/><Relationship Id="rId27" Type="http://schemas.openxmlformats.org/officeDocument/2006/relationships/image" Target="media/image6.png"/><Relationship Id="rId30" Type="http://schemas.openxmlformats.org/officeDocument/2006/relationships/footer" Target="footer6.xml"/><Relationship Id="rId35" Type="http://schemas.openxmlformats.org/officeDocument/2006/relationships/header" Target="header9.xml"/><Relationship Id="rId8" Type="http://schemas.openxmlformats.org/officeDocument/2006/relationships/header" Target="header1.xml"/><Relationship Id="rId3" Type="http://schemas.openxmlformats.org/officeDocument/2006/relationships/styles" Target="styles.xml"/></Relationships>
</file>

<file path=word/theme/theme1.xml><?xml version="1.0" encoding="utf-8"?>
<a:theme xmlns:a="http://schemas.openxmlformats.org/drawingml/2006/main" name="Office Theme">
  <a:themeElements>
    <a:clrScheme name="Office">
      <a:dk1>
        <a:srgbClr val="000000"/>
      </a:dk1>
      <a:lt1>
        <a:srgbClr val="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majorFont>
      <a:minorFont>
        <a:latin typeface="Cambria"/>
        <a:ea typeface=""/>
        <a:cs typeface=""/>
      </a:minorFont>
    </a:fontScheme>
    <a:fmtScheme>
      <a:fillStyleLst>
        <a:solidFill>
          <a:schemeClr val="phClr"/>
        </a:solidFill>
        <a:gradFill>
          <a:gsLst>
            <a:gs pos="0">
              <a:schemeClr val="phClr">
                <a:tint val="50000"/>
              </a:schemeClr>
            </a:gs>
            <a:gs pos="35000">
              <a:schemeClr val="phClr">
                <a:tint val="37000"/>
              </a:schemeClr>
            </a:gs>
            <a:gs pos="100000">
              <a:schemeClr val="phClr">
                <a:tint val="15000"/>
              </a:schemeClr>
            </a:gs>
          </a:gsLst>
          <a:lin ang="16200000" scaled="1"/>
          <a:tileRect/>
        </a:gradFill>
        <a:gradFill>
          <a:gsLst>
            <a:gs pos="0">
              <a:schemeClr val="phClr">
                <a:tint val="100000"/>
                <a:shade val="100000"/>
              </a:schemeClr>
            </a:gs>
            <a:gs pos="100000">
              <a:schemeClr val="phClr">
                <a:tint val="50000"/>
                <a:shade val="100000"/>
              </a:schemeClr>
            </a:gs>
          </a:gsLst>
          <a:lin ang="16200000" scaled="0"/>
          <a:tileRect/>
        </a:gradFill>
      </a:fillStyleLst>
      <a:lnStyleLst>
        <a:ln w="9525" cap="flat" cmpd="sng" algn="ctr">
          <a:prstDash val="solid"/>
        </a:ln>
        <a:ln w="25400" cap="flat" cmpd="sng" algn="ctr">
          <a:prstDash val="solid"/>
        </a:ln>
        <a:ln w="38100" cap="flat" cmpd="sng" algn="ctr">
          <a:prstDash val="solid"/>
        </a:ln>
      </a:lnStyleLst>
      <a:effectStyleLst>
        <a:effectStyle>
          <a:effectLst/>
        </a:effectStyle>
        <a:effectStyle>
          <a:effectLst/>
        </a:effectStyle>
        <a:effectStyle>
          <a:effectLst/>
        </a:effectStyle>
      </a:effectStyleLst>
      <a:bgFillStyleLst>
        <a:solidFill>
          <a:schemeClr val="phClr"/>
        </a:solidFill>
        <a:gradFill>
          <a:gsLst>
            <a:gs pos="0">
              <a:schemeClr val="phClr">
                <a:tint val="40000"/>
              </a:schemeClr>
            </a:gs>
            <a:gs pos="40000">
              <a:schemeClr val="phClr">
                <a:tint val="45000"/>
                <a:shade val="99000"/>
              </a:schemeClr>
            </a:gs>
            <a:gs pos="100000">
              <a:schemeClr val="phClr">
                <a:shade val="20000"/>
              </a:schemeClr>
            </a:gs>
          </a:gsLst>
          <a:path path="circle">
            <a:fillToRect l="50000" t="-80000" r="50000" b="180000"/>
          </a:path>
          <a:tileRect/>
        </a:gradFill>
        <a:gradFill>
          <a:gsLst>
            <a:gs pos="0">
              <a:schemeClr val="phClr">
                <a:tint val="80000"/>
              </a:schemeClr>
            </a:gs>
            <a:gs pos="100000">
              <a:schemeClr val="phClr">
                <a:shade val="30000"/>
              </a:schemeClr>
            </a:gs>
          </a:gsLst>
          <a:path path="circle">
            <a:fillToRect l="50000" t="50000" r="50000" b="50000"/>
          </a:path>
          <a:tileRect/>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54EA9E5C-9F79-49A2-992C-CC56C56D278B}">
  <ds:schemaRefs>
    <ds:schemaRef ds:uri="http://schemas.openxmlformats.org/officeDocument/2006/bibliography"/>
  </ds:schemaRefs>
</ds:datastoreItem>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Template>Normal</ap:Template>
  <ap:Application>Microsoft Word for the web</ap:Application>
  <ap:DocSecurity>0</ap:DocSecurity>
  <ap:ScaleCrop>false</ap:ScaleCrop>
  <ap:Company/>
  <ap:SharedDoc>false</ap:SharedDoc>
  <ap:HyperlinksChanged>false</ap:HyperlinksChanged>
  <ap:AppVersion>16.0000</ap:AppVersion>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dc:creator>Aluno</dc:creator>
  <dc:description/>
  <lastModifiedBy>Aldo Barduco Neto</lastModifiedBy>
  <revision>8</revision>
  <dcterms:created xsi:type="dcterms:W3CDTF">2023-12-05T23:21:00.0000000Z</dcterms:created>
  <dcterms:modified xsi:type="dcterms:W3CDTF">2023-12-07T02:31:05.8965768Z</dcterms:modified>
  <dc:language>en-US</dc:language>
</coreProperties>
</file>